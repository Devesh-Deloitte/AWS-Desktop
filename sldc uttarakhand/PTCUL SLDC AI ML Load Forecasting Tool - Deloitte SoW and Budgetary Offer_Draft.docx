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500AC" w14:textId="77777777" w:rsidR="00567845" w:rsidRPr="008154E3" w:rsidRDefault="00567845" w:rsidP="00C33D22">
      <w:pPr>
        <w:rPr>
          <w:rFonts w:eastAsia="Times" w:cs="Times New Roman"/>
          <w:noProof/>
          <w:color w:val="92D400"/>
          <w:sz w:val="24"/>
          <w:szCs w:val="24"/>
          <w:lang w:val="en-US"/>
        </w:rPr>
      </w:pPr>
      <w:bookmarkStart w:id="0" w:name="_Toc416691356"/>
      <w:r w:rsidRPr="008154E3">
        <w:rPr>
          <w:noProof/>
          <w:lang w:eastAsia="en-IN"/>
        </w:rPr>
        <w:drawing>
          <wp:inline distT="0" distB="0" distL="0" distR="0" wp14:anchorId="550F9CEF" wp14:editId="53044D99">
            <wp:extent cx="1832400" cy="345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l_logo proposal cov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2400" cy="345600"/>
                    </a:xfrm>
                    <a:prstGeom prst="rect">
                      <a:avLst/>
                    </a:prstGeom>
                  </pic:spPr>
                </pic:pic>
              </a:graphicData>
            </a:graphic>
          </wp:inline>
        </w:drawing>
      </w:r>
    </w:p>
    <w:p w14:paraId="0DD4F92C" w14:textId="77777777" w:rsidR="00AE063C" w:rsidRPr="008154E3" w:rsidRDefault="00AE063C" w:rsidP="00C33D22">
      <w:pPr>
        <w:rPr>
          <w:rFonts w:eastAsia="Times" w:cs="Times New Roman"/>
          <w:noProof/>
          <w:color w:val="92D400"/>
          <w:sz w:val="24"/>
          <w:szCs w:val="24"/>
          <w:lang w:val="en-US"/>
        </w:rPr>
      </w:pPr>
    </w:p>
    <w:p w14:paraId="39109FFD" w14:textId="77777777" w:rsidR="00AE063C" w:rsidRPr="008154E3" w:rsidRDefault="00AE063C" w:rsidP="00C33D22">
      <w:pPr>
        <w:rPr>
          <w:rFonts w:eastAsia="Times" w:cs="Times New Roman"/>
          <w:noProof/>
          <w:color w:val="92D400"/>
          <w:sz w:val="24"/>
          <w:szCs w:val="24"/>
          <w:lang w:val="en-US"/>
        </w:rPr>
      </w:pPr>
    </w:p>
    <w:p w14:paraId="4DD676CA" w14:textId="77777777" w:rsidR="00AE063C" w:rsidRPr="008154E3" w:rsidRDefault="00AE063C" w:rsidP="00C33D22">
      <w:pPr>
        <w:rPr>
          <w:rFonts w:eastAsia="Times" w:cs="Times New Roman"/>
          <w:noProof/>
          <w:color w:val="92D400"/>
          <w:sz w:val="24"/>
          <w:szCs w:val="24"/>
          <w:lang w:val="en-US"/>
        </w:rPr>
      </w:pPr>
    </w:p>
    <w:p w14:paraId="379800F8" w14:textId="77777777" w:rsidR="00AE063C" w:rsidRPr="008154E3" w:rsidRDefault="00AE063C" w:rsidP="00C33D22">
      <w:pPr>
        <w:rPr>
          <w:rFonts w:eastAsia="Times" w:cs="Times New Roman"/>
          <w:noProof/>
          <w:color w:val="92D400"/>
          <w:sz w:val="24"/>
          <w:szCs w:val="24"/>
          <w:lang w:val="en-US"/>
        </w:rPr>
      </w:pPr>
    </w:p>
    <w:p w14:paraId="5D69FEE9" w14:textId="2EC8BF07" w:rsidR="00AE063C" w:rsidRPr="008154E3" w:rsidRDefault="000B3E7F" w:rsidP="00C504CC">
      <w:pPr>
        <w:rPr>
          <w:rFonts w:eastAsia="Times" w:cs="Times New Roman"/>
          <w:noProof/>
          <w:color w:val="92D400"/>
          <w:sz w:val="24"/>
          <w:szCs w:val="24"/>
          <w:lang w:val="en-US"/>
        </w:rPr>
      </w:pPr>
      <w:r w:rsidRPr="000B3E7F">
        <w:rPr>
          <w:noProof/>
        </w:rPr>
        <w:drawing>
          <wp:inline distT="0" distB="0" distL="0" distR="0" wp14:anchorId="4412AF4B" wp14:editId="5A156D91">
            <wp:extent cx="5727065" cy="2926080"/>
            <wp:effectExtent l="0" t="0" r="698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065" cy="2926080"/>
                    </a:xfrm>
                    <a:prstGeom prst="rect">
                      <a:avLst/>
                    </a:prstGeom>
                    <a:noFill/>
                    <a:ln>
                      <a:noFill/>
                    </a:ln>
                  </pic:spPr>
                </pic:pic>
              </a:graphicData>
            </a:graphic>
          </wp:inline>
        </w:drawing>
      </w:r>
    </w:p>
    <w:p w14:paraId="1B4F33BC" w14:textId="77777777" w:rsidR="002E237D" w:rsidRPr="008154E3" w:rsidRDefault="002E237D" w:rsidP="002E237D">
      <w:pPr>
        <w:rPr>
          <w:lang w:val="en-GB"/>
        </w:rPr>
      </w:pPr>
      <w:bookmarkStart w:id="1" w:name="_Toc445716745"/>
      <w:bookmarkStart w:id="2" w:name="Form1"/>
      <w:bookmarkStart w:id="3" w:name="_Toc457814617"/>
    </w:p>
    <w:p w14:paraId="50233F12" w14:textId="77777777" w:rsidR="00C504CC" w:rsidRPr="008154E3" w:rsidRDefault="00C504CC" w:rsidP="0064467B">
      <w:pPr>
        <w:pStyle w:val="Documenttitle"/>
        <w:spacing w:after="240" w:line="276" w:lineRule="auto"/>
        <w:rPr>
          <w:rFonts w:ascii="Verdana" w:hAnsi="Verdana"/>
          <w:sz w:val="28"/>
        </w:rPr>
      </w:pPr>
    </w:p>
    <w:p w14:paraId="3A606CBD" w14:textId="13C8B0C6" w:rsidR="0064467B" w:rsidRPr="008154E3" w:rsidRDefault="00E32E92" w:rsidP="0064467B">
      <w:pPr>
        <w:pStyle w:val="Documenttitle"/>
        <w:spacing w:after="240" w:line="276" w:lineRule="auto"/>
        <w:rPr>
          <w:rFonts w:ascii="Verdana" w:hAnsi="Verdana"/>
          <w:sz w:val="28"/>
        </w:rPr>
      </w:pPr>
      <w:r>
        <w:rPr>
          <w:rFonts w:ascii="Verdana" w:hAnsi="Verdana"/>
          <w:sz w:val="28"/>
        </w:rPr>
        <w:t xml:space="preserve">DRAFT </w:t>
      </w:r>
      <w:r w:rsidR="00B76453">
        <w:rPr>
          <w:rFonts w:ascii="Verdana" w:hAnsi="Verdana"/>
          <w:sz w:val="28"/>
        </w:rPr>
        <w:t>Budgetary Offer</w:t>
      </w:r>
    </w:p>
    <w:p w14:paraId="20386461" w14:textId="4F1C64C1" w:rsidR="0064467B" w:rsidRPr="008154E3" w:rsidRDefault="006F38EE" w:rsidP="0064467B">
      <w:pPr>
        <w:pStyle w:val="Documenttitle"/>
        <w:spacing w:after="240" w:line="276" w:lineRule="auto"/>
        <w:rPr>
          <w:rFonts w:ascii="Verdana" w:hAnsi="Verdana"/>
          <w:b w:val="0"/>
          <w:sz w:val="28"/>
        </w:rPr>
      </w:pPr>
      <w:r w:rsidRPr="006F38EE">
        <w:rPr>
          <w:rFonts w:ascii="Verdana" w:hAnsi="Verdana"/>
          <w:b w:val="0"/>
          <w:sz w:val="28"/>
        </w:rPr>
        <w:t>AI/ML based Demand Forecasting Tool for PTCUL SLDC</w:t>
      </w:r>
    </w:p>
    <w:p w14:paraId="2E6FAF49" w14:textId="52F2730C" w:rsidR="0064467B" w:rsidRPr="008154E3" w:rsidRDefault="006F38EE" w:rsidP="0064467B">
      <w:pPr>
        <w:spacing w:after="240"/>
        <w:rPr>
          <w:rFonts w:ascii="Verdana" w:hAnsi="Verdana"/>
          <w:sz w:val="28"/>
          <w:szCs w:val="28"/>
          <w:lang w:val="en-GB"/>
        </w:rPr>
      </w:pPr>
      <w:r>
        <w:rPr>
          <w:rFonts w:ascii="Verdana" w:hAnsi="Verdana"/>
          <w:sz w:val="28"/>
          <w:szCs w:val="28"/>
          <w:lang w:val="en-GB"/>
        </w:rPr>
        <w:t>Power Transmission Corporation of Uttarakhand Limited (PTCUL)</w:t>
      </w:r>
    </w:p>
    <w:p w14:paraId="0DA45964" w14:textId="77777777" w:rsidR="0064467B" w:rsidRPr="008154E3" w:rsidRDefault="0064467B" w:rsidP="0064467B">
      <w:pPr>
        <w:spacing w:line="276" w:lineRule="auto"/>
        <w:rPr>
          <w:rFonts w:ascii="Verdana" w:eastAsiaTheme="majorEastAsia" w:hAnsi="Verdana" w:cstheme="majorBidi"/>
          <w:bCs/>
          <w:color w:val="000000" w:themeColor="text1"/>
          <w:sz w:val="28"/>
          <w:szCs w:val="28"/>
          <w:lang w:val="en-GB"/>
        </w:rPr>
      </w:pPr>
    </w:p>
    <w:p w14:paraId="6E460297" w14:textId="7AA929DF" w:rsidR="00F34D91" w:rsidRPr="008154E3" w:rsidRDefault="004162DA" w:rsidP="0064467B">
      <w:pPr>
        <w:rPr>
          <w:rFonts w:ascii="Verdana" w:eastAsiaTheme="majorEastAsia" w:hAnsi="Verdana" w:cstheme="majorBidi"/>
          <w:bCs/>
          <w:color w:val="000000" w:themeColor="text1"/>
          <w:sz w:val="28"/>
          <w:szCs w:val="28"/>
          <w:lang w:val="en-GB"/>
        </w:rPr>
      </w:pPr>
      <w:r>
        <w:rPr>
          <w:rFonts w:ascii="Verdana" w:eastAsiaTheme="majorEastAsia" w:hAnsi="Verdana" w:cstheme="majorBidi"/>
          <w:bCs/>
          <w:color w:val="000000" w:themeColor="text1"/>
          <w:sz w:val="22"/>
          <w:szCs w:val="28"/>
          <w:lang w:val="en-GB"/>
        </w:rPr>
        <w:t>08</w:t>
      </w:r>
      <w:r w:rsidR="00E32E92">
        <w:rPr>
          <w:rFonts w:ascii="Verdana" w:eastAsiaTheme="majorEastAsia" w:hAnsi="Verdana" w:cstheme="majorBidi"/>
          <w:bCs/>
          <w:color w:val="000000" w:themeColor="text1"/>
          <w:sz w:val="22"/>
          <w:szCs w:val="28"/>
          <w:lang w:val="en-GB"/>
        </w:rPr>
        <w:t>-</w:t>
      </w:r>
      <w:r>
        <w:rPr>
          <w:rFonts w:ascii="Verdana" w:eastAsiaTheme="majorEastAsia" w:hAnsi="Verdana" w:cstheme="majorBidi"/>
          <w:bCs/>
          <w:color w:val="000000" w:themeColor="text1"/>
          <w:sz w:val="22"/>
          <w:szCs w:val="28"/>
          <w:lang w:val="en-GB"/>
        </w:rPr>
        <w:t>May</w:t>
      </w:r>
      <w:r w:rsidR="00E32E92">
        <w:rPr>
          <w:rFonts w:ascii="Verdana" w:eastAsiaTheme="majorEastAsia" w:hAnsi="Verdana" w:cstheme="majorBidi"/>
          <w:bCs/>
          <w:color w:val="000000" w:themeColor="text1"/>
          <w:sz w:val="22"/>
          <w:szCs w:val="28"/>
          <w:lang w:val="en-GB"/>
        </w:rPr>
        <w:t>-</w:t>
      </w:r>
      <w:r w:rsidR="0064467B" w:rsidRPr="008154E3">
        <w:rPr>
          <w:rFonts w:ascii="Verdana" w:eastAsiaTheme="majorEastAsia" w:hAnsi="Verdana" w:cstheme="majorBidi"/>
          <w:bCs/>
          <w:color w:val="000000" w:themeColor="text1"/>
          <w:sz w:val="22"/>
          <w:szCs w:val="28"/>
          <w:lang w:val="en-GB"/>
        </w:rPr>
        <w:t>202</w:t>
      </w:r>
      <w:r w:rsidR="00E32E92">
        <w:rPr>
          <w:rFonts w:ascii="Verdana" w:eastAsiaTheme="majorEastAsia" w:hAnsi="Verdana" w:cstheme="majorBidi"/>
          <w:bCs/>
          <w:color w:val="000000" w:themeColor="text1"/>
          <w:sz w:val="22"/>
          <w:szCs w:val="28"/>
          <w:lang w:val="en-GB"/>
        </w:rPr>
        <w:t>6</w:t>
      </w:r>
      <w:r w:rsidR="00F34D91" w:rsidRPr="008154E3">
        <w:rPr>
          <w:rFonts w:ascii="Verdana" w:hAnsi="Verdana"/>
          <w:b/>
          <w:sz w:val="28"/>
        </w:rPr>
        <w:br w:type="page"/>
      </w:r>
    </w:p>
    <w:sdt>
      <w:sdtPr>
        <w:rPr>
          <w:rFonts w:asciiTheme="minorHAnsi" w:eastAsiaTheme="minorEastAsia" w:hAnsiTheme="minorHAnsi" w:cstheme="minorBidi"/>
          <w:color w:val="auto"/>
          <w:sz w:val="20"/>
          <w:szCs w:val="20"/>
        </w:rPr>
        <w:id w:val="1422069489"/>
        <w:docPartObj>
          <w:docPartGallery w:val="Table of Contents"/>
          <w:docPartUnique/>
        </w:docPartObj>
      </w:sdtPr>
      <w:sdtEndPr>
        <w:rPr>
          <w:bCs/>
          <w:noProof/>
        </w:rPr>
      </w:sdtEndPr>
      <w:sdtContent>
        <w:p w14:paraId="0EDE4B2D" w14:textId="77777777" w:rsidR="00A500D0" w:rsidRPr="008154E3" w:rsidRDefault="00A500D0" w:rsidP="007B584F">
          <w:pPr>
            <w:pStyle w:val="TOCHeading"/>
            <w:spacing w:after="360"/>
          </w:pPr>
          <w:r w:rsidRPr="008154E3">
            <w:t>Table of Contents</w:t>
          </w:r>
        </w:p>
        <w:p w14:paraId="319F534E" w14:textId="71E7D613" w:rsidR="00944D2B" w:rsidRDefault="00BA702A">
          <w:pPr>
            <w:pStyle w:val="TOC1"/>
            <w:rPr>
              <w:rFonts w:asciiTheme="minorHAnsi" w:hAnsiTheme="minorHAnsi"/>
              <w:noProof/>
              <w:kern w:val="2"/>
              <w:sz w:val="24"/>
              <w:szCs w:val="24"/>
              <w:lang w:val="en-US"/>
              <w14:ligatures w14:val="standardContextual"/>
            </w:rPr>
          </w:pPr>
          <w:r w:rsidRPr="008154E3">
            <w:fldChar w:fldCharType="begin"/>
          </w:r>
          <w:r w:rsidRPr="008154E3">
            <w:instrText xml:space="preserve"> TOC \o "1-1" \h \z \u </w:instrText>
          </w:r>
          <w:r w:rsidRPr="008154E3">
            <w:fldChar w:fldCharType="separate"/>
          </w:r>
          <w:hyperlink w:anchor="_Toc221102484" w:history="1">
            <w:r w:rsidR="00944D2B" w:rsidRPr="00CE1097">
              <w:rPr>
                <w:rStyle w:val="Hyperlink"/>
                <w:noProof/>
              </w:rPr>
              <w:t>Covering Letter</w:t>
            </w:r>
            <w:r w:rsidR="00944D2B">
              <w:rPr>
                <w:noProof/>
                <w:webHidden/>
              </w:rPr>
              <w:tab/>
            </w:r>
            <w:r w:rsidR="00944D2B">
              <w:rPr>
                <w:noProof/>
                <w:webHidden/>
              </w:rPr>
              <w:fldChar w:fldCharType="begin"/>
            </w:r>
            <w:r w:rsidR="00944D2B">
              <w:rPr>
                <w:noProof/>
                <w:webHidden/>
              </w:rPr>
              <w:instrText xml:space="preserve"> PAGEREF _Toc221102484 \h </w:instrText>
            </w:r>
            <w:r w:rsidR="00944D2B">
              <w:rPr>
                <w:noProof/>
                <w:webHidden/>
              </w:rPr>
            </w:r>
            <w:r w:rsidR="00944D2B">
              <w:rPr>
                <w:noProof/>
                <w:webHidden/>
              </w:rPr>
              <w:fldChar w:fldCharType="separate"/>
            </w:r>
            <w:r w:rsidR="005A60FD">
              <w:rPr>
                <w:noProof/>
                <w:webHidden/>
              </w:rPr>
              <w:t>3</w:t>
            </w:r>
            <w:r w:rsidR="00944D2B">
              <w:rPr>
                <w:noProof/>
                <w:webHidden/>
              </w:rPr>
              <w:fldChar w:fldCharType="end"/>
            </w:r>
          </w:hyperlink>
        </w:p>
        <w:p w14:paraId="484BA63C" w14:textId="601101A5" w:rsidR="00944D2B" w:rsidRDefault="00944D2B">
          <w:pPr>
            <w:pStyle w:val="TOC1"/>
            <w:tabs>
              <w:tab w:val="left" w:pos="660"/>
            </w:tabs>
            <w:rPr>
              <w:rFonts w:asciiTheme="minorHAnsi" w:hAnsiTheme="minorHAnsi"/>
              <w:noProof/>
              <w:kern w:val="2"/>
              <w:sz w:val="24"/>
              <w:szCs w:val="24"/>
              <w:lang w:val="en-US"/>
              <w14:ligatures w14:val="standardContextual"/>
            </w:rPr>
          </w:pPr>
          <w:hyperlink w:anchor="_Toc221102485" w:history="1">
            <w:r w:rsidRPr="00CE1097">
              <w:rPr>
                <w:rStyle w:val="Hyperlink"/>
                <w:noProof/>
              </w:rPr>
              <w:t>1.</w:t>
            </w:r>
            <w:r>
              <w:rPr>
                <w:rFonts w:asciiTheme="minorHAnsi" w:hAnsiTheme="minorHAnsi"/>
                <w:noProof/>
                <w:kern w:val="2"/>
                <w:sz w:val="24"/>
                <w:szCs w:val="24"/>
                <w:lang w:val="en-US"/>
                <w14:ligatures w14:val="standardContextual"/>
              </w:rPr>
              <w:tab/>
            </w:r>
            <w:r w:rsidRPr="00CE1097">
              <w:rPr>
                <w:rStyle w:val="Hyperlink"/>
                <w:noProof/>
              </w:rPr>
              <w:t>Engagement Letter</w:t>
            </w:r>
            <w:r>
              <w:rPr>
                <w:noProof/>
                <w:webHidden/>
              </w:rPr>
              <w:tab/>
            </w:r>
            <w:r>
              <w:rPr>
                <w:noProof/>
                <w:webHidden/>
              </w:rPr>
              <w:fldChar w:fldCharType="begin"/>
            </w:r>
            <w:r>
              <w:rPr>
                <w:noProof/>
                <w:webHidden/>
              </w:rPr>
              <w:instrText xml:space="preserve"> PAGEREF _Toc221102485 \h </w:instrText>
            </w:r>
            <w:r>
              <w:rPr>
                <w:noProof/>
                <w:webHidden/>
              </w:rPr>
            </w:r>
            <w:r>
              <w:rPr>
                <w:noProof/>
                <w:webHidden/>
              </w:rPr>
              <w:fldChar w:fldCharType="separate"/>
            </w:r>
            <w:r w:rsidR="005A60FD">
              <w:rPr>
                <w:noProof/>
                <w:webHidden/>
              </w:rPr>
              <w:t>4</w:t>
            </w:r>
            <w:r>
              <w:rPr>
                <w:noProof/>
                <w:webHidden/>
              </w:rPr>
              <w:fldChar w:fldCharType="end"/>
            </w:r>
          </w:hyperlink>
        </w:p>
        <w:p w14:paraId="19352FE7" w14:textId="492F527F" w:rsidR="00944D2B" w:rsidRDefault="00944D2B">
          <w:pPr>
            <w:pStyle w:val="TOC1"/>
            <w:rPr>
              <w:rFonts w:asciiTheme="minorHAnsi" w:hAnsiTheme="minorHAnsi"/>
              <w:noProof/>
              <w:kern w:val="2"/>
              <w:sz w:val="24"/>
              <w:szCs w:val="24"/>
              <w:lang w:val="en-US"/>
              <w14:ligatures w14:val="standardContextual"/>
            </w:rPr>
          </w:pPr>
          <w:hyperlink w:anchor="_Toc221102486" w:history="1">
            <w:r w:rsidRPr="00CE1097">
              <w:rPr>
                <w:rStyle w:val="Hyperlink"/>
                <w:rFonts w:cs="Arial"/>
                <w:noProof/>
                <w:lang w:val="en-GB"/>
              </w:rPr>
              <w:t>Acceptance</w:t>
            </w:r>
            <w:r>
              <w:rPr>
                <w:noProof/>
                <w:webHidden/>
              </w:rPr>
              <w:tab/>
            </w:r>
            <w:r>
              <w:rPr>
                <w:noProof/>
                <w:webHidden/>
              </w:rPr>
              <w:fldChar w:fldCharType="begin"/>
            </w:r>
            <w:r>
              <w:rPr>
                <w:noProof/>
                <w:webHidden/>
              </w:rPr>
              <w:instrText xml:space="preserve"> PAGEREF _Toc221102486 \h </w:instrText>
            </w:r>
            <w:r>
              <w:rPr>
                <w:noProof/>
                <w:webHidden/>
              </w:rPr>
            </w:r>
            <w:r>
              <w:rPr>
                <w:noProof/>
                <w:webHidden/>
              </w:rPr>
              <w:fldChar w:fldCharType="separate"/>
            </w:r>
            <w:r w:rsidR="005A60FD">
              <w:rPr>
                <w:noProof/>
                <w:webHidden/>
              </w:rPr>
              <w:t>8</w:t>
            </w:r>
            <w:r>
              <w:rPr>
                <w:noProof/>
                <w:webHidden/>
              </w:rPr>
              <w:fldChar w:fldCharType="end"/>
            </w:r>
          </w:hyperlink>
        </w:p>
        <w:p w14:paraId="287B7E2C" w14:textId="444EADF5" w:rsidR="00944D2B" w:rsidRDefault="00944D2B">
          <w:pPr>
            <w:pStyle w:val="TOC1"/>
            <w:rPr>
              <w:rFonts w:asciiTheme="minorHAnsi" w:hAnsiTheme="minorHAnsi"/>
              <w:noProof/>
              <w:kern w:val="2"/>
              <w:sz w:val="24"/>
              <w:szCs w:val="24"/>
              <w:lang w:val="en-US"/>
              <w14:ligatures w14:val="standardContextual"/>
            </w:rPr>
          </w:pPr>
          <w:hyperlink w:anchor="_Toc221102487" w:history="1">
            <w:r w:rsidRPr="00CE1097">
              <w:rPr>
                <w:rStyle w:val="Hyperlink"/>
                <w:noProof/>
              </w:rPr>
              <w:t>General Terms &amp; Conditions</w:t>
            </w:r>
            <w:r>
              <w:rPr>
                <w:noProof/>
                <w:webHidden/>
              </w:rPr>
              <w:tab/>
            </w:r>
            <w:r>
              <w:rPr>
                <w:noProof/>
                <w:webHidden/>
              </w:rPr>
              <w:fldChar w:fldCharType="begin"/>
            </w:r>
            <w:r>
              <w:rPr>
                <w:noProof/>
                <w:webHidden/>
              </w:rPr>
              <w:instrText xml:space="preserve"> PAGEREF _Toc221102487 \h </w:instrText>
            </w:r>
            <w:r>
              <w:rPr>
                <w:noProof/>
                <w:webHidden/>
              </w:rPr>
            </w:r>
            <w:r>
              <w:rPr>
                <w:noProof/>
                <w:webHidden/>
              </w:rPr>
              <w:fldChar w:fldCharType="separate"/>
            </w:r>
            <w:r w:rsidR="005A60FD">
              <w:rPr>
                <w:noProof/>
                <w:webHidden/>
              </w:rPr>
              <w:t>9</w:t>
            </w:r>
            <w:r>
              <w:rPr>
                <w:noProof/>
                <w:webHidden/>
              </w:rPr>
              <w:fldChar w:fldCharType="end"/>
            </w:r>
          </w:hyperlink>
        </w:p>
        <w:p w14:paraId="71ACEB39" w14:textId="24A41BE1" w:rsidR="00A500D0" w:rsidRPr="008154E3" w:rsidRDefault="00BA702A">
          <w:r w:rsidRPr="008154E3">
            <w:rPr>
              <w:rFonts w:ascii="Verdana" w:hAnsi="Verdana"/>
            </w:rPr>
            <w:fldChar w:fldCharType="end"/>
          </w:r>
        </w:p>
      </w:sdtContent>
    </w:sdt>
    <w:p w14:paraId="11C8EA36" w14:textId="77777777" w:rsidR="00F34D91" w:rsidRPr="008154E3" w:rsidRDefault="00F34D91">
      <w:pPr>
        <w:rPr>
          <w:b/>
          <w:szCs w:val="48"/>
        </w:rPr>
      </w:pPr>
    </w:p>
    <w:p w14:paraId="63CDE0DF" w14:textId="77777777" w:rsidR="00F34D91" w:rsidRPr="008154E3" w:rsidRDefault="00F34D91" w:rsidP="002E237D">
      <w:pPr>
        <w:pStyle w:val="Documenttitle"/>
        <w:rPr>
          <w:b w:val="0"/>
          <w:szCs w:val="48"/>
        </w:rPr>
        <w:sectPr w:rsidR="00F34D91" w:rsidRPr="008154E3" w:rsidSect="00A500D0">
          <w:headerReference w:type="default" r:id="rId10"/>
          <w:pgSz w:w="11899" w:h="16838" w:code="9"/>
          <w:pgMar w:top="1440" w:right="1440" w:bottom="1440" w:left="1440" w:header="720" w:footer="720" w:gutter="0"/>
          <w:cols w:space="708"/>
          <w:titlePg/>
          <w:docGrid w:linePitch="299"/>
        </w:sectPr>
      </w:pPr>
    </w:p>
    <w:p w14:paraId="1AE8BFAF" w14:textId="77777777" w:rsidR="00A16BE9" w:rsidRPr="008154E3" w:rsidRDefault="00A16BE9" w:rsidP="00494A3D">
      <w:pPr>
        <w:widowControl w:val="0"/>
        <w:spacing w:after="0" w:line="276" w:lineRule="auto"/>
        <w:jc w:val="both"/>
        <w:rPr>
          <w:rFonts w:ascii="Verdana" w:hAnsi="Verdana" w:cstheme="minorHAnsi"/>
          <w:b/>
          <w:color w:val="000000" w:themeColor="text1"/>
          <w:sz w:val="18"/>
          <w:szCs w:val="18"/>
        </w:rPr>
      </w:pPr>
    </w:p>
    <w:p w14:paraId="6C38C13F" w14:textId="0D892270" w:rsidR="00567845" w:rsidRPr="008154E3" w:rsidRDefault="00F64B72" w:rsidP="00494A3D">
      <w:pPr>
        <w:pStyle w:val="APageheading"/>
        <w:rPr>
          <w:color w:val="auto"/>
          <w:szCs w:val="48"/>
        </w:rPr>
      </w:pPr>
      <w:bookmarkStart w:id="4" w:name="_DV_M28"/>
      <w:bookmarkStart w:id="5" w:name="_Toc221102484"/>
      <w:bookmarkEnd w:id="4"/>
      <w:r w:rsidRPr="008154E3">
        <w:rPr>
          <w:color w:val="auto"/>
          <w:szCs w:val="48"/>
        </w:rPr>
        <w:t>Covering Letter</w:t>
      </w:r>
      <w:bookmarkEnd w:id="1"/>
      <w:bookmarkEnd w:id="2"/>
      <w:bookmarkEnd w:id="3"/>
      <w:bookmarkEnd w:id="5"/>
    </w:p>
    <w:p w14:paraId="585A7FDA" w14:textId="77777777" w:rsidR="00F64B72" w:rsidRPr="008154E3" w:rsidRDefault="00F64B72" w:rsidP="000027B4">
      <w:pPr>
        <w:autoSpaceDE w:val="0"/>
        <w:autoSpaceDN w:val="0"/>
        <w:adjustRightInd w:val="0"/>
        <w:spacing w:after="0" w:line="240" w:lineRule="auto"/>
        <w:jc w:val="both"/>
        <w:rPr>
          <w:rFonts w:ascii="Verdana" w:hAnsi="Verdana" w:cs="Tahoma"/>
          <w:sz w:val="18"/>
          <w:lang w:eastAsia="en-GB"/>
        </w:rPr>
      </w:pPr>
    </w:p>
    <w:p w14:paraId="1998B3FA" w14:textId="77777777" w:rsidR="00D72AD5" w:rsidRPr="008154E3" w:rsidRDefault="00D72AD5" w:rsidP="00C1084B">
      <w:pPr>
        <w:spacing w:after="180" w:line="276" w:lineRule="auto"/>
        <w:ind w:firstLine="1"/>
        <w:jc w:val="right"/>
        <w:rPr>
          <w:rFonts w:ascii="Verdana" w:hAnsi="Verdana" w:cs="Arial"/>
          <w:sz w:val="18"/>
          <w:szCs w:val="18"/>
        </w:rPr>
      </w:pPr>
    </w:p>
    <w:p w14:paraId="22E7B2AD" w14:textId="31966931" w:rsidR="00F64B72" w:rsidRPr="008154E3" w:rsidRDefault="00C504CC" w:rsidP="00C1084B">
      <w:pPr>
        <w:spacing w:after="180" w:line="276" w:lineRule="auto"/>
        <w:ind w:firstLine="1"/>
        <w:jc w:val="right"/>
        <w:rPr>
          <w:rFonts w:ascii="Verdana" w:hAnsi="Verdana" w:cs="Arial"/>
          <w:sz w:val="18"/>
          <w:szCs w:val="18"/>
        </w:rPr>
      </w:pPr>
      <w:r w:rsidRPr="001D7707">
        <w:rPr>
          <w:rFonts w:ascii="Verdana" w:hAnsi="Verdana" w:cs="Arial"/>
          <w:sz w:val="18"/>
          <w:szCs w:val="18"/>
        </w:rPr>
        <w:t>Gurugram</w:t>
      </w:r>
      <w:r w:rsidR="00F64B72" w:rsidRPr="001D7707">
        <w:rPr>
          <w:rFonts w:ascii="Verdana" w:hAnsi="Verdana" w:cs="Arial"/>
          <w:sz w:val="18"/>
          <w:szCs w:val="18"/>
        </w:rPr>
        <w:t>,</w:t>
      </w:r>
      <w:r w:rsidR="005210AE" w:rsidRPr="001D7707">
        <w:rPr>
          <w:rFonts w:ascii="Verdana" w:hAnsi="Verdana" w:cs="Arial"/>
          <w:sz w:val="18"/>
          <w:szCs w:val="18"/>
        </w:rPr>
        <w:t xml:space="preserve"> </w:t>
      </w:r>
      <w:r w:rsidR="00E32E92">
        <w:rPr>
          <w:rFonts w:ascii="Verdana" w:hAnsi="Verdana" w:cs="Arial"/>
          <w:sz w:val="18"/>
          <w:szCs w:val="18"/>
        </w:rPr>
        <w:t>0</w:t>
      </w:r>
      <w:r w:rsidR="00EE5137">
        <w:rPr>
          <w:rFonts w:ascii="Verdana" w:hAnsi="Verdana" w:cs="Arial"/>
          <w:sz w:val="18"/>
          <w:szCs w:val="18"/>
        </w:rPr>
        <w:t>8</w:t>
      </w:r>
      <w:r w:rsidR="00E32E92">
        <w:rPr>
          <w:rFonts w:ascii="Verdana" w:hAnsi="Verdana" w:cs="Arial"/>
          <w:sz w:val="18"/>
          <w:szCs w:val="18"/>
        </w:rPr>
        <w:t>-</w:t>
      </w:r>
      <w:r w:rsidR="00EE5137">
        <w:rPr>
          <w:rFonts w:ascii="Verdana" w:hAnsi="Verdana" w:cs="Arial"/>
          <w:sz w:val="18"/>
          <w:szCs w:val="18"/>
        </w:rPr>
        <w:t>May</w:t>
      </w:r>
      <w:r w:rsidR="00E32E92">
        <w:rPr>
          <w:rFonts w:ascii="Verdana" w:hAnsi="Verdana" w:cs="Arial"/>
          <w:sz w:val="18"/>
          <w:szCs w:val="18"/>
        </w:rPr>
        <w:t>-2026</w:t>
      </w:r>
    </w:p>
    <w:p w14:paraId="2DBE6094" w14:textId="77777777" w:rsidR="00F64B72" w:rsidRPr="008154E3" w:rsidRDefault="00F64B72" w:rsidP="00C1084B">
      <w:pPr>
        <w:spacing w:after="180" w:line="276" w:lineRule="auto"/>
        <w:jc w:val="both"/>
        <w:rPr>
          <w:rFonts w:ascii="Verdana" w:hAnsi="Verdana" w:cs="Arial"/>
          <w:sz w:val="18"/>
          <w:szCs w:val="18"/>
        </w:rPr>
      </w:pPr>
    </w:p>
    <w:p w14:paraId="3863980A" w14:textId="46F6DB05" w:rsidR="00D72AD5" w:rsidRPr="008154E3" w:rsidRDefault="00D72AD5" w:rsidP="00D72AD5">
      <w:pPr>
        <w:pStyle w:val="Bodycopy"/>
        <w:spacing w:after="0" w:line="276" w:lineRule="auto"/>
        <w:jc w:val="both"/>
        <w:rPr>
          <w:rFonts w:ascii="Verdana" w:hAnsi="Verdana"/>
          <w:sz w:val="18"/>
          <w:szCs w:val="18"/>
        </w:rPr>
      </w:pPr>
      <w:r w:rsidRPr="008154E3">
        <w:rPr>
          <w:rFonts w:ascii="Verdana" w:hAnsi="Verdana"/>
          <w:sz w:val="18"/>
          <w:szCs w:val="18"/>
        </w:rPr>
        <w:t xml:space="preserve">To,                                                                                                   </w:t>
      </w:r>
    </w:p>
    <w:p w14:paraId="754145F5" w14:textId="64CA3E7F" w:rsidR="00C504CC" w:rsidRPr="008154E3" w:rsidRDefault="004162DA" w:rsidP="00E1571A">
      <w:pPr>
        <w:pStyle w:val="Bodycopy"/>
        <w:spacing w:after="0" w:line="276" w:lineRule="auto"/>
        <w:jc w:val="both"/>
        <w:rPr>
          <w:rFonts w:ascii="Verdana" w:hAnsi="Verdana"/>
          <w:sz w:val="18"/>
          <w:szCs w:val="18"/>
        </w:rPr>
      </w:pPr>
      <w:bookmarkStart w:id="6" w:name="_Hlk187877408"/>
      <w:r>
        <w:rPr>
          <w:rFonts w:ascii="Verdana" w:hAnsi="Verdana"/>
          <w:b/>
          <w:bCs/>
          <w:sz w:val="18"/>
          <w:szCs w:val="18"/>
        </w:rPr>
        <w:t>CE SLDC</w:t>
      </w:r>
    </w:p>
    <w:p w14:paraId="51416903" w14:textId="5E810E83" w:rsidR="004162DA" w:rsidRPr="008154E3" w:rsidRDefault="004162DA" w:rsidP="00E1571A">
      <w:pPr>
        <w:pStyle w:val="Bodycopy"/>
        <w:spacing w:after="0" w:line="276" w:lineRule="auto"/>
        <w:jc w:val="both"/>
        <w:rPr>
          <w:rFonts w:ascii="Verdana" w:hAnsi="Verdana"/>
          <w:sz w:val="18"/>
          <w:szCs w:val="18"/>
        </w:rPr>
      </w:pPr>
      <w:r>
        <w:rPr>
          <w:rFonts w:ascii="Verdana" w:hAnsi="Verdana"/>
          <w:sz w:val="18"/>
          <w:szCs w:val="18"/>
        </w:rPr>
        <w:t>Power Transmission Corporation of Uttarakhand Limited (PTCUL)</w:t>
      </w:r>
    </w:p>
    <w:bookmarkEnd w:id="6"/>
    <w:p w14:paraId="67CD15BF" w14:textId="77777777" w:rsidR="00E1571A" w:rsidRPr="008154E3" w:rsidRDefault="00E1571A" w:rsidP="00D72AD5">
      <w:pPr>
        <w:pStyle w:val="Bodycopy"/>
        <w:spacing w:after="0" w:line="276" w:lineRule="auto"/>
        <w:jc w:val="both"/>
        <w:rPr>
          <w:rFonts w:ascii="Verdana" w:hAnsi="Verdana"/>
          <w:sz w:val="18"/>
          <w:szCs w:val="18"/>
        </w:rPr>
      </w:pPr>
    </w:p>
    <w:p w14:paraId="5AAEE905" w14:textId="77777777" w:rsidR="00E1571A" w:rsidRPr="008154E3" w:rsidRDefault="00E1571A" w:rsidP="00D72AD5">
      <w:pPr>
        <w:pStyle w:val="Bodycopy"/>
        <w:spacing w:after="0" w:line="276" w:lineRule="auto"/>
        <w:jc w:val="both"/>
        <w:rPr>
          <w:rFonts w:ascii="Verdana" w:hAnsi="Verdana"/>
          <w:sz w:val="18"/>
          <w:szCs w:val="18"/>
        </w:rPr>
      </w:pPr>
    </w:p>
    <w:p w14:paraId="5FC6D874" w14:textId="3372461F" w:rsidR="00D72AD5" w:rsidRPr="008154E3" w:rsidRDefault="00D72AD5" w:rsidP="00D72AD5">
      <w:pPr>
        <w:pStyle w:val="Bodycopy"/>
        <w:spacing w:after="0" w:line="276" w:lineRule="auto"/>
        <w:jc w:val="both"/>
        <w:rPr>
          <w:rFonts w:ascii="Verdana" w:hAnsi="Verdana"/>
          <w:sz w:val="18"/>
          <w:szCs w:val="18"/>
        </w:rPr>
      </w:pPr>
      <w:r w:rsidRPr="008154E3">
        <w:rPr>
          <w:rFonts w:ascii="Verdana" w:hAnsi="Verdana"/>
          <w:sz w:val="18"/>
          <w:szCs w:val="18"/>
        </w:rPr>
        <w:t>Dear Sir,</w:t>
      </w:r>
    </w:p>
    <w:p w14:paraId="6A6AD073" w14:textId="77777777" w:rsidR="00D72AD5" w:rsidRPr="008154E3" w:rsidRDefault="00D72AD5" w:rsidP="00D72AD5">
      <w:pPr>
        <w:pStyle w:val="Bodycopy"/>
        <w:spacing w:after="0" w:line="276" w:lineRule="auto"/>
        <w:jc w:val="both"/>
        <w:rPr>
          <w:rFonts w:ascii="Verdana" w:hAnsi="Verdana"/>
          <w:sz w:val="18"/>
          <w:szCs w:val="18"/>
        </w:rPr>
      </w:pPr>
    </w:p>
    <w:p w14:paraId="1ECBC4B7" w14:textId="004097DA" w:rsidR="00D72AD5" w:rsidRPr="008154E3" w:rsidRDefault="00D72AD5" w:rsidP="00D72AD5">
      <w:pPr>
        <w:pStyle w:val="Bodycopy"/>
        <w:spacing w:after="0" w:line="276" w:lineRule="auto"/>
        <w:jc w:val="both"/>
        <w:rPr>
          <w:rFonts w:ascii="Verdana" w:hAnsi="Verdana"/>
          <w:b/>
          <w:sz w:val="18"/>
          <w:szCs w:val="18"/>
        </w:rPr>
      </w:pPr>
      <w:r w:rsidRPr="008154E3">
        <w:rPr>
          <w:rFonts w:ascii="Verdana" w:hAnsi="Verdana"/>
          <w:b/>
          <w:sz w:val="18"/>
          <w:szCs w:val="18"/>
        </w:rPr>
        <w:t xml:space="preserve">Sub: </w:t>
      </w:r>
      <w:r w:rsidR="00F77F94" w:rsidRPr="00F77F94">
        <w:rPr>
          <w:rFonts w:ascii="Verdana" w:hAnsi="Verdana"/>
          <w:b/>
          <w:sz w:val="18"/>
          <w:szCs w:val="18"/>
        </w:rPr>
        <w:t>BUDGETARY OFFER – AI/ML based Demand Forecasting Tool for PTCUL SLDC</w:t>
      </w:r>
    </w:p>
    <w:p w14:paraId="0A465A67" w14:textId="77777777" w:rsidR="00D72AD5" w:rsidRPr="008154E3" w:rsidRDefault="00D72AD5" w:rsidP="00D72AD5">
      <w:pPr>
        <w:pStyle w:val="Bodycopy"/>
        <w:spacing w:after="0" w:line="276" w:lineRule="auto"/>
        <w:jc w:val="both"/>
        <w:rPr>
          <w:rFonts w:ascii="Verdana" w:hAnsi="Verdana"/>
          <w:sz w:val="18"/>
          <w:szCs w:val="18"/>
        </w:rPr>
      </w:pPr>
    </w:p>
    <w:p w14:paraId="45B638D3" w14:textId="11624AC6" w:rsidR="00D72AD5" w:rsidRPr="008154E3" w:rsidRDefault="00D72AD5" w:rsidP="00D72AD5">
      <w:pPr>
        <w:pStyle w:val="Bodycopy"/>
        <w:spacing w:after="0" w:line="276" w:lineRule="auto"/>
        <w:jc w:val="both"/>
        <w:rPr>
          <w:rFonts w:ascii="Verdana" w:hAnsi="Verdana"/>
          <w:sz w:val="18"/>
          <w:szCs w:val="18"/>
        </w:rPr>
      </w:pPr>
      <w:r w:rsidRPr="008154E3">
        <w:rPr>
          <w:rFonts w:ascii="Verdana" w:hAnsi="Verdana"/>
          <w:sz w:val="18"/>
          <w:szCs w:val="18"/>
        </w:rPr>
        <w:t xml:space="preserve">We are pleased to </w:t>
      </w:r>
      <w:r w:rsidR="00C504CC" w:rsidRPr="008154E3">
        <w:rPr>
          <w:rFonts w:ascii="Verdana" w:hAnsi="Verdana"/>
          <w:sz w:val="18"/>
          <w:szCs w:val="18"/>
        </w:rPr>
        <w:t xml:space="preserve">submit </w:t>
      </w:r>
      <w:r w:rsidRPr="008154E3">
        <w:rPr>
          <w:rFonts w:ascii="Verdana" w:hAnsi="Verdana"/>
          <w:sz w:val="18"/>
          <w:szCs w:val="18"/>
        </w:rPr>
        <w:t xml:space="preserve">herewith a formal Engagement Letter </w:t>
      </w:r>
      <w:r w:rsidR="00C504CC" w:rsidRPr="008154E3">
        <w:rPr>
          <w:rFonts w:ascii="Verdana" w:hAnsi="Verdana"/>
          <w:sz w:val="18"/>
          <w:szCs w:val="18"/>
        </w:rPr>
        <w:t>for undertaking activities services for your organization, as set</w:t>
      </w:r>
      <w:r w:rsidRPr="008154E3">
        <w:rPr>
          <w:rFonts w:ascii="Verdana" w:hAnsi="Verdana"/>
          <w:sz w:val="18"/>
          <w:szCs w:val="18"/>
        </w:rPr>
        <w:t xml:space="preserve"> out </w:t>
      </w:r>
      <w:r w:rsidR="00C504CC" w:rsidRPr="008154E3">
        <w:rPr>
          <w:rFonts w:ascii="Verdana" w:hAnsi="Verdana"/>
          <w:sz w:val="18"/>
          <w:szCs w:val="18"/>
        </w:rPr>
        <w:t xml:space="preserve">under </w:t>
      </w:r>
      <w:r w:rsidRPr="008154E3">
        <w:rPr>
          <w:rFonts w:ascii="Verdana" w:hAnsi="Verdana"/>
          <w:sz w:val="18"/>
          <w:szCs w:val="18"/>
        </w:rPr>
        <w:t xml:space="preserve">the scope covered </w:t>
      </w:r>
      <w:r w:rsidR="00C504CC" w:rsidRPr="008154E3">
        <w:rPr>
          <w:rFonts w:ascii="Verdana" w:hAnsi="Verdana"/>
          <w:sz w:val="18"/>
          <w:szCs w:val="18"/>
        </w:rPr>
        <w:t>this document</w:t>
      </w:r>
      <w:r w:rsidRPr="008154E3">
        <w:rPr>
          <w:rFonts w:ascii="Verdana" w:hAnsi="Verdana"/>
          <w:sz w:val="18"/>
          <w:szCs w:val="18"/>
        </w:rPr>
        <w:t>.</w:t>
      </w:r>
    </w:p>
    <w:p w14:paraId="7AAEC673" w14:textId="77777777" w:rsidR="00D72AD5" w:rsidRPr="008154E3" w:rsidRDefault="00D72AD5" w:rsidP="00D72AD5">
      <w:pPr>
        <w:pStyle w:val="Bodycopy"/>
        <w:spacing w:after="0" w:line="276" w:lineRule="auto"/>
        <w:jc w:val="both"/>
        <w:rPr>
          <w:rFonts w:ascii="Verdana" w:hAnsi="Verdana"/>
          <w:sz w:val="18"/>
          <w:szCs w:val="18"/>
        </w:rPr>
      </w:pPr>
    </w:p>
    <w:p w14:paraId="1E0014C7" w14:textId="45DE8792" w:rsidR="00D72AD5" w:rsidRDefault="00D72AD5" w:rsidP="00D72AD5">
      <w:pPr>
        <w:pStyle w:val="Bodycopy"/>
        <w:spacing w:after="0" w:line="276" w:lineRule="auto"/>
        <w:jc w:val="both"/>
        <w:rPr>
          <w:rFonts w:ascii="Verdana" w:hAnsi="Verdana"/>
          <w:sz w:val="18"/>
          <w:szCs w:val="18"/>
        </w:rPr>
      </w:pPr>
      <w:r w:rsidRPr="008154E3">
        <w:rPr>
          <w:rFonts w:ascii="Verdana" w:hAnsi="Verdana"/>
          <w:sz w:val="18"/>
          <w:szCs w:val="18"/>
        </w:rPr>
        <w:t>We would be happy to clarify on any aspect in the letter. You may please get in touch with me for any clarifications you may need.</w:t>
      </w:r>
    </w:p>
    <w:p w14:paraId="6C44F04C" w14:textId="77777777" w:rsidR="003020D3" w:rsidRDefault="003020D3" w:rsidP="00D72AD5">
      <w:pPr>
        <w:pStyle w:val="Bodycopy"/>
        <w:spacing w:after="0" w:line="276" w:lineRule="auto"/>
        <w:jc w:val="both"/>
        <w:rPr>
          <w:rFonts w:ascii="Verdana" w:hAnsi="Verdana"/>
          <w:sz w:val="18"/>
          <w:szCs w:val="18"/>
        </w:rPr>
      </w:pPr>
    </w:p>
    <w:p w14:paraId="0946CD10" w14:textId="5B131676" w:rsidR="003020D3" w:rsidRPr="003020D3" w:rsidRDefault="003020D3" w:rsidP="00D72AD5">
      <w:pPr>
        <w:pStyle w:val="Bodycopy"/>
        <w:spacing w:after="0" w:line="276" w:lineRule="auto"/>
        <w:jc w:val="both"/>
        <w:rPr>
          <w:rFonts w:ascii="Verdana" w:hAnsi="Verdana"/>
          <w:b/>
          <w:bCs/>
          <w:sz w:val="18"/>
          <w:szCs w:val="18"/>
        </w:rPr>
      </w:pPr>
      <w:r w:rsidRPr="003020D3">
        <w:rPr>
          <w:rFonts w:ascii="Verdana" w:hAnsi="Verdana"/>
          <w:b/>
          <w:bCs/>
          <w:sz w:val="18"/>
          <w:szCs w:val="18"/>
        </w:rPr>
        <w:t>Please note that this engagement letter is subject to receiving successful clearance from our risk team.</w:t>
      </w:r>
    </w:p>
    <w:p w14:paraId="0429D875" w14:textId="77777777" w:rsidR="00D72AD5" w:rsidRPr="008154E3" w:rsidRDefault="00D72AD5" w:rsidP="00D72AD5">
      <w:pPr>
        <w:pStyle w:val="Bodycopy"/>
        <w:spacing w:after="0" w:line="276" w:lineRule="auto"/>
        <w:jc w:val="both"/>
        <w:rPr>
          <w:rFonts w:ascii="Verdana" w:hAnsi="Verdana"/>
          <w:sz w:val="18"/>
          <w:szCs w:val="18"/>
        </w:rPr>
      </w:pPr>
    </w:p>
    <w:p w14:paraId="13FA8B28" w14:textId="77777777" w:rsidR="00C1084B" w:rsidRPr="008154E3" w:rsidRDefault="00C1084B" w:rsidP="00C1084B">
      <w:pPr>
        <w:spacing w:after="0" w:line="276" w:lineRule="auto"/>
        <w:jc w:val="both"/>
        <w:rPr>
          <w:rFonts w:ascii="Verdana" w:hAnsi="Verdana" w:cs="Arial"/>
          <w:sz w:val="18"/>
          <w:szCs w:val="18"/>
        </w:rPr>
      </w:pPr>
      <w:r w:rsidRPr="008154E3">
        <w:rPr>
          <w:rFonts w:ascii="Verdana" w:hAnsi="Verdana" w:cs="Arial"/>
          <w:sz w:val="18"/>
          <w:szCs w:val="18"/>
        </w:rPr>
        <w:t>Yours sincerely,</w:t>
      </w:r>
    </w:p>
    <w:p w14:paraId="17B62794" w14:textId="18AC14D1" w:rsidR="00F64B72" w:rsidRPr="008154E3" w:rsidRDefault="00F64B72" w:rsidP="00C1084B">
      <w:pPr>
        <w:spacing w:after="180" w:line="276" w:lineRule="auto"/>
        <w:jc w:val="both"/>
        <w:rPr>
          <w:noProof/>
          <w:lang w:eastAsia="en-IN"/>
        </w:rPr>
      </w:pPr>
    </w:p>
    <w:p w14:paraId="5C63BBCD" w14:textId="15324C69" w:rsidR="007B584F" w:rsidRPr="008154E3" w:rsidRDefault="007B584F" w:rsidP="00C1084B">
      <w:pPr>
        <w:spacing w:after="180" w:line="276" w:lineRule="auto"/>
        <w:jc w:val="both"/>
        <w:rPr>
          <w:noProof/>
          <w:lang w:eastAsia="en-IN"/>
        </w:rPr>
      </w:pPr>
    </w:p>
    <w:p w14:paraId="43C6E3A3" w14:textId="3C8124F5" w:rsidR="007B584F" w:rsidRPr="008154E3" w:rsidRDefault="007B584F" w:rsidP="00C1084B">
      <w:pPr>
        <w:spacing w:after="180" w:line="276" w:lineRule="auto"/>
        <w:jc w:val="both"/>
        <w:rPr>
          <w:rFonts w:ascii="Verdana" w:hAnsi="Verdana" w:cs="Arial"/>
          <w:sz w:val="18"/>
          <w:szCs w:val="18"/>
        </w:rPr>
      </w:pPr>
    </w:p>
    <w:p w14:paraId="574D88CE" w14:textId="5C83C326" w:rsidR="00F64B72" w:rsidRPr="008154E3" w:rsidRDefault="00F77F94" w:rsidP="00C1084B">
      <w:pPr>
        <w:spacing w:after="0" w:line="276" w:lineRule="auto"/>
        <w:jc w:val="both"/>
        <w:rPr>
          <w:rFonts w:ascii="Verdana" w:hAnsi="Verdana" w:cs="Arial"/>
          <w:sz w:val="18"/>
          <w:szCs w:val="18"/>
        </w:rPr>
      </w:pPr>
      <w:r>
        <w:rPr>
          <w:rFonts w:ascii="Verdana" w:hAnsi="Verdana" w:cs="Arial"/>
          <w:sz w:val="18"/>
          <w:szCs w:val="18"/>
        </w:rPr>
        <w:t>Anish Mandal</w:t>
      </w:r>
      <w:r w:rsidR="00F64B72" w:rsidRPr="008154E3">
        <w:rPr>
          <w:rFonts w:ascii="Verdana" w:hAnsi="Verdana" w:cs="Arial"/>
          <w:sz w:val="18"/>
          <w:szCs w:val="18"/>
        </w:rPr>
        <w:t>, Partner</w:t>
      </w:r>
    </w:p>
    <w:p w14:paraId="5486288B" w14:textId="5D970418" w:rsidR="00F64B72" w:rsidRPr="008154E3" w:rsidRDefault="00F64B72" w:rsidP="00C1084B">
      <w:pPr>
        <w:spacing w:after="0" w:line="276" w:lineRule="auto"/>
        <w:jc w:val="both"/>
        <w:rPr>
          <w:rFonts w:ascii="Verdana" w:hAnsi="Verdana" w:cs="Arial"/>
          <w:sz w:val="18"/>
          <w:szCs w:val="18"/>
        </w:rPr>
      </w:pPr>
      <w:r w:rsidRPr="008154E3">
        <w:rPr>
          <w:rFonts w:ascii="Verdana" w:hAnsi="Verdana" w:cs="Arial"/>
          <w:sz w:val="18"/>
          <w:szCs w:val="18"/>
        </w:rPr>
        <w:t>Deloitte Touche Tohmatsu India Limited Liability Partnership (DTT</w:t>
      </w:r>
      <w:r w:rsidR="00633F51" w:rsidRPr="008154E3">
        <w:rPr>
          <w:rFonts w:ascii="Verdana" w:hAnsi="Verdana" w:cs="Arial"/>
          <w:sz w:val="18"/>
          <w:szCs w:val="18"/>
        </w:rPr>
        <w:t>I</w:t>
      </w:r>
      <w:r w:rsidRPr="008154E3">
        <w:rPr>
          <w:rFonts w:ascii="Verdana" w:hAnsi="Verdana" w:cs="Arial"/>
          <w:sz w:val="18"/>
          <w:szCs w:val="18"/>
        </w:rPr>
        <w:t>LLP)</w:t>
      </w:r>
    </w:p>
    <w:p w14:paraId="39CE30F1" w14:textId="2A856AC4" w:rsidR="00F64B72" w:rsidRPr="008154E3" w:rsidRDefault="00F64B72" w:rsidP="00C1084B">
      <w:pPr>
        <w:spacing w:after="0" w:line="276" w:lineRule="auto"/>
        <w:jc w:val="both"/>
        <w:rPr>
          <w:rFonts w:ascii="Verdana" w:hAnsi="Verdana" w:cs="Arial"/>
          <w:sz w:val="18"/>
          <w:szCs w:val="18"/>
        </w:rPr>
      </w:pPr>
      <w:r w:rsidRPr="008154E3">
        <w:rPr>
          <w:rFonts w:ascii="Verdana" w:hAnsi="Verdana" w:cs="Arial"/>
          <w:sz w:val="18"/>
          <w:szCs w:val="18"/>
        </w:rPr>
        <w:t xml:space="preserve">7th Floor, Building 10, Tower B, </w:t>
      </w:r>
    </w:p>
    <w:p w14:paraId="36385C3A" w14:textId="77777777" w:rsidR="00793F0E" w:rsidRDefault="00F64B72" w:rsidP="0027674F">
      <w:pPr>
        <w:spacing w:after="0" w:line="276" w:lineRule="auto"/>
        <w:jc w:val="both"/>
        <w:rPr>
          <w:rFonts w:ascii="Verdana" w:hAnsi="Verdana" w:cs="Arial"/>
          <w:sz w:val="18"/>
          <w:szCs w:val="18"/>
        </w:rPr>
      </w:pPr>
      <w:r w:rsidRPr="008154E3">
        <w:rPr>
          <w:rFonts w:ascii="Verdana" w:hAnsi="Verdana" w:cs="Arial"/>
          <w:sz w:val="18"/>
          <w:szCs w:val="18"/>
        </w:rPr>
        <w:t>DLF Cyber city Phase-II, Gurgaon – 122002, Haryana</w:t>
      </w:r>
      <w:bookmarkStart w:id="7" w:name="_Toc445716746"/>
      <w:bookmarkStart w:id="8" w:name="_Toc457814618"/>
    </w:p>
    <w:p w14:paraId="7E2F8A5F" w14:textId="54AA3C29" w:rsidR="005210AE" w:rsidRDefault="005210AE" w:rsidP="0027674F">
      <w:pPr>
        <w:spacing w:after="0" w:line="276" w:lineRule="auto"/>
        <w:jc w:val="both"/>
        <w:rPr>
          <w:rFonts w:ascii="Verdana" w:hAnsi="Verdana" w:cs="Arial"/>
          <w:sz w:val="18"/>
          <w:szCs w:val="18"/>
        </w:rPr>
      </w:pPr>
      <w:r>
        <w:rPr>
          <w:rFonts w:ascii="Verdana" w:hAnsi="Verdana" w:cs="Arial"/>
          <w:sz w:val="18"/>
          <w:szCs w:val="18"/>
        </w:rPr>
        <w:t xml:space="preserve">Email: </w:t>
      </w:r>
      <w:hyperlink r:id="rId11" w:history="1">
        <w:r w:rsidR="005626E3" w:rsidRPr="00AA6C5C">
          <w:rPr>
            <w:rStyle w:val="Hyperlink"/>
            <w:rFonts w:ascii="Verdana" w:hAnsi="Verdana" w:cs="Arial"/>
            <w:sz w:val="18"/>
            <w:szCs w:val="18"/>
          </w:rPr>
          <w:t>anmandal@deloitte.com</w:t>
        </w:r>
      </w:hyperlink>
    </w:p>
    <w:p w14:paraId="20232A56" w14:textId="24F898BC" w:rsidR="005210AE" w:rsidRPr="008154E3" w:rsidRDefault="005210AE" w:rsidP="0027674F">
      <w:pPr>
        <w:spacing w:after="0" w:line="276" w:lineRule="auto"/>
        <w:jc w:val="both"/>
        <w:rPr>
          <w:rFonts w:ascii="Verdana" w:hAnsi="Verdana" w:cs="Arial"/>
          <w:sz w:val="18"/>
          <w:szCs w:val="18"/>
        </w:rPr>
      </w:pPr>
      <w:r>
        <w:rPr>
          <w:rFonts w:ascii="Verdana" w:hAnsi="Verdana" w:cs="Arial"/>
          <w:sz w:val="18"/>
          <w:szCs w:val="18"/>
        </w:rPr>
        <w:t>Phone: +91-</w:t>
      </w:r>
      <w:r w:rsidR="006D371F">
        <w:rPr>
          <w:rFonts w:ascii="Verdana" w:hAnsi="Verdana" w:cs="Arial"/>
          <w:sz w:val="18"/>
          <w:szCs w:val="18"/>
        </w:rPr>
        <w:t>9999353975</w:t>
      </w:r>
    </w:p>
    <w:p w14:paraId="2B36EC45" w14:textId="77777777" w:rsidR="00793F0E" w:rsidRPr="008154E3" w:rsidRDefault="00793F0E" w:rsidP="00793F0E">
      <w:pPr>
        <w:spacing w:after="0"/>
        <w:jc w:val="both"/>
        <w:rPr>
          <w:rFonts w:ascii="Verdana" w:hAnsi="Verdana" w:cs="Arial"/>
          <w:sz w:val="18"/>
          <w:szCs w:val="18"/>
        </w:rPr>
      </w:pPr>
    </w:p>
    <w:p w14:paraId="7512ECAD" w14:textId="77777777" w:rsidR="0053312F" w:rsidRPr="008154E3" w:rsidRDefault="0053312F" w:rsidP="00793F0E">
      <w:pPr>
        <w:spacing w:after="0"/>
        <w:jc w:val="both"/>
        <w:rPr>
          <w:rFonts w:ascii="Verdana" w:hAnsi="Verdana"/>
          <w:sz w:val="18"/>
          <w:szCs w:val="18"/>
        </w:rPr>
      </w:pPr>
    </w:p>
    <w:p w14:paraId="720EB257" w14:textId="77777777" w:rsidR="00793F0E" w:rsidRPr="008154E3" w:rsidRDefault="00793F0E" w:rsidP="00793F0E">
      <w:pPr>
        <w:spacing w:after="0"/>
        <w:jc w:val="both"/>
        <w:rPr>
          <w:rFonts w:ascii="Verdana" w:hAnsi="Verdana"/>
          <w:sz w:val="18"/>
          <w:szCs w:val="18"/>
        </w:rPr>
        <w:sectPr w:rsidR="00793F0E" w:rsidRPr="008154E3" w:rsidSect="000027B4">
          <w:headerReference w:type="default" r:id="rId12"/>
          <w:footerReference w:type="default" r:id="rId13"/>
          <w:pgSz w:w="11907" w:h="16839" w:code="9"/>
          <w:pgMar w:top="2517" w:right="1440" w:bottom="1440" w:left="1440" w:header="720" w:footer="720" w:gutter="0"/>
          <w:cols w:space="720"/>
          <w:docGrid w:linePitch="360"/>
        </w:sectPr>
      </w:pPr>
    </w:p>
    <w:p w14:paraId="5A67D640" w14:textId="77777777" w:rsidR="00A16BE9" w:rsidRPr="008154E3" w:rsidRDefault="00A16BE9" w:rsidP="00494A3D">
      <w:pPr>
        <w:pStyle w:val="APageheading"/>
        <w:numPr>
          <w:ilvl w:val="0"/>
          <w:numId w:val="3"/>
        </w:numPr>
        <w:rPr>
          <w:color w:val="auto"/>
          <w:szCs w:val="48"/>
        </w:rPr>
      </w:pPr>
      <w:bookmarkStart w:id="9" w:name="_Toc221102485"/>
      <w:bookmarkStart w:id="10" w:name="_Toc462591241"/>
      <w:r w:rsidRPr="008154E3">
        <w:rPr>
          <w:color w:val="auto"/>
          <w:szCs w:val="48"/>
        </w:rPr>
        <w:lastRenderedPageBreak/>
        <w:t>Engagement Letter</w:t>
      </w:r>
      <w:bookmarkEnd w:id="9"/>
    </w:p>
    <w:p w14:paraId="5C933754" w14:textId="77777777" w:rsidR="00A16BE9" w:rsidRPr="008154E3" w:rsidRDefault="00A16BE9" w:rsidP="00A16BE9">
      <w:pPr>
        <w:widowControl w:val="0"/>
        <w:spacing w:after="0" w:line="276" w:lineRule="auto"/>
        <w:jc w:val="both"/>
        <w:rPr>
          <w:rFonts w:ascii="Verdana" w:hAnsi="Verdana" w:cstheme="minorHAnsi"/>
          <w:b/>
          <w:color w:val="000000" w:themeColor="text1"/>
          <w:sz w:val="18"/>
          <w:szCs w:val="18"/>
        </w:rPr>
      </w:pPr>
    </w:p>
    <w:p w14:paraId="16BE88CE" w14:textId="724071A3" w:rsidR="00A16BE9" w:rsidRPr="008154E3" w:rsidRDefault="00A16BE9" w:rsidP="00A16BE9">
      <w:pPr>
        <w:widowControl w:val="0"/>
        <w:spacing w:after="0" w:line="276" w:lineRule="auto"/>
        <w:jc w:val="both"/>
        <w:rPr>
          <w:rFonts w:ascii="Verdana" w:hAnsi="Verdana" w:cstheme="minorHAnsi"/>
          <w:b/>
          <w:bCs/>
          <w:color w:val="000000" w:themeColor="text1"/>
          <w:sz w:val="18"/>
          <w:szCs w:val="18"/>
          <w:u w:val="single"/>
        </w:rPr>
      </w:pPr>
      <w:r w:rsidRPr="001D7707">
        <w:rPr>
          <w:rFonts w:ascii="Verdana" w:hAnsi="Verdana" w:cstheme="minorHAnsi"/>
          <w:b/>
          <w:color w:val="000000" w:themeColor="text1"/>
          <w:sz w:val="18"/>
          <w:szCs w:val="18"/>
        </w:rPr>
        <w:t xml:space="preserve">Date: </w:t>
      </w:r>
      <w:r w:rsidR="00E32E92">
        <w:rPr>
          <w:rFonts w:ascii="Verdana" w:hAnsi="Verdana" w:cstheme="minorHAnsi"/>
          <w:b/>
          <w:color w:val="000000" w:themeColor="text1"/>
          <w:sz w:val="18"/>
          <w:szCs w:val="18"/>
        </w:rPr>
        <w:t>0</w:t>
      </w:r>
      <w:r w:rsidR="006D371F">
        <w:rPr>
          <w:rFonts w:ascii="Verdana" w:hAnsi="Verdana" w:cstheme="minorHAnsi"/>
          <w:b/>
          <w:color w:val="000000" w:themeColor="text1"/>
          <w:sz w:val="18"/>
          <w:szCs w:val="18"/>
        </w:rPr>
        <w:t>8</w:t>
      </w:r>
      <w:r w:rsidR="003002FB" w:rsidRPr="001D7707">
        <w:rPr>
          <w:rFonts w:ascii="Verdana" w:hAnsi="Verdana" w:cstheme="minorHAnsi"/>
          <w:b/>
          <w:color w:val="000000" w:themeColor="text1"/>
          <w:sz w:val="18"/>
          <w:szCs w:val="18"/>
        </w:rPr>
        <w:t>-</w:t>
      </w:r>
      <w:r w:rsidR="006D371F">
        <w:rPr>
          <w:rFonts w:ascii="Verdana" w:hAnsi="Verdana" w:cstheme="minorHAnsi"/>
          <w:b/>
          <w:color w:val="000000" w:themeColor="text1"/>
          <w:sz w:val="18"/>
          <w:szCs w:val="18"/>
        </w:rPr>
        <w:t>May</w:t>
      </w:r>
      <w:r w:rsidR="003002FB" w:rsidRPr="001D7707">
        <w:rPr>
          <w:rFonts w:ascii="Verdana" w:hAnsi="Verdana" w:cstheme="minorHAnsi"/>
          <w:b/>
          <w:color w:val="000000" w:themeColor="text1"/>
          <w:sz w:val="18"/>
          <w:szCs w:val="18"/>
        </w:rPr>
        <w:t>-202</w:t>
      </w:r>
      <w:r w:rsidR="00E32E92">
        <w:rPr>
          <w:rFonts w:ascii="Verdana" w:hAnsi="Verdana" w:cstheme="minorHAnsi"/>
          <w:b/>
          <w:color w:val="000000" w:themeColor="text1"/>
          <w:sz w:val="18"/>
          <w:szCs w:val="18"/>
        </w:rPr>
        <w:t>6</w:t>
      </w:r>
    </w:p>
    <w:p w14:paraId="269300E8" w14:textId="77777777" w:rsidR="00A16BE9" w:rsidRPr="008154E3" w:rsidRDefault="00A16BE9" w:rsidP="00A16BE9">
      <w:pPr>
        <w:spacing w:after="0" w:line="276" w:lineRule="auto"/>
        <w:jc w:val="both"/>
        <w:rPr>
          <w:rFonts w:ascii="Verdana" w:hAnsi="Verdana" w:cstheme="minorHAnsi"/>
          <w:b/>
          <w:color w:val="000000" w:themeColor="text1"/>
        </w:rPr>
      </w:pPr>
      <w:r w:rsidRPr="008154E3">
        <w:rPr>
          <w:rFonts w:ascii="Verdana" w:hAnsi="Verdana" w:cstheme="minorHAnsi"/>
          <w:b/>
          <w:color w:val="000000" w:themeColor="text1"/>
          <w:sz w:val="18"/>
          <w:szCs w:val="18"/>
        </w:rPr>
        <w:t xml:space="preserve">  </w:t>
      </w:r>
    </w:p>
    <w:p w14:paraId="7096955A" w14:textId="77777777" w:rsidR="00A16BE9" w:rsidRPr="008154E3" w:rsidRDefault="00A16BE9" w:rsidP="00A16BE9">
      <w:pPr>
        <w:spacing w:after="0" w:line="276" w:lineRule="auto"/>
        <w:jc w:val="both"/>
        <w:rPr>
          <w:rFonts w:ascii="Verdana" w:hAnsi="Verdana" w:cstheme="minorHAnsi"/>
          <w:b/>
          <w:color w:val="000000" w:themeColor="text1"/>
        </w:rPr>
      </w:pPr>
      <w:r w:rsidRPr="008154E3">
        <w:rPr>
          <w:rFonts w:ascii="Verdana" w:hAnsi="Verdana" w:cstheme="minorHAnsi"/>
          <w:b/>
          <w:color w:val="000000" w:themeColor="text1"/>
        </w:rPr>
        <w:t>CONFIDENTIAL</w:t>
      </w:r>
    </w:p>
    <w:p w14:paraId="5BEC8C10" w14:textId="77777777" w:rsidR="00A16BE9" w:rsidRPr="008154E3" w:rsidRDefault="00A16BE9" w:rsidP="00A16BE9">
      <w:pPr>
        <w:spacing w:after="0" w:line="276" w:lineRule="auto"/>
        <w:jc w:val="both"/>
        <w:rPr>
          <w:rFonts w:ascii="Verdana" w:hAnsi="Verdana" w:cstheme="minorHAnsi"/>
          <w:color w:val="000000" w:themeColor="text1"/>
        </w:rPr>
      </w:pPr>
    </w:p>
    <w:p w14:paraId="096FB5C7" w14:textId="530F772C" w:rsidR="003002FB" w:rsidRPr="003002FB" w:rsidRDefault="006D371F" w:rsidP="003002FB">
      <w:pPr>
        <w:spacing w:after="0" w:line="276" w:lineRule="auto"/>
        <w:jc w:val="both"/>
        <w:rPr>
          <w:rFonts w:ascii="Verdana" w:eastAsia="Times" w:hAnsi="Verdana" w:cs="Times New Roman"/>
          <w:color w:val="000000" w:themeColor="text1"/>
        </w:rPr>
      </w:pPr>
      <w:r>
        <w:rPr>
          <w:rFonts w:ascii="Verdana" w:eastAsia="Times" w:hAnsi="Verdana" w:cs="Times New Roman"/>
          <w:b/>
          <w:bCs/>
          <w:color w:val="000000" w:themeColor="text1"/>
        </w:rPr>
        <w:t>CE SLDC</w:t>
      </w:r>
    </w:p>
    <w:p w14:paraId="7204665A" w14:textId="7932249E" w:rsidR="008679D3" w:rsidRPr="008154E3" w:rsidRDefault="006D371F" w:rsidP="003002FB">
      <w:pPr>
        <w:spacing w:after="0" w:line="276" w:lineRule="auto"/>
        <w:jc w:val="both"/>
        <w:rPr>
          <w:rFonts w:ascii="Verdana" w:eastAsia="Times" w:hAnsi="Verdana" w:cs="Times New Roman"/>
          <w:color w:val="000000" w:themeColor="text1"/>
        </w:rPr>
      </w:pPr>
      <w:r>
        <w:rPr>
          <w:rFonts w:ascii="Verdana" w:eastAsia="Times" w:hAnsi="Verdana" w:cs="Times New Roman"/>
          <w:color w:val="000000" w:themeColor="text1"/>
        </w:rPr>
        <w:t>PTCUL</w:t>
      </w:r>
    </w:p>
    <w:p w14:paraId="2DD78654" w14:textId="77777777" w:rsidR="008679D3" w:rsidRPr="008154E3" w:rsidRDefault="008679D3" w:rsidP="008679D3">
      <w:pPr>
        <w:spacing w:after="0" w:line="276" w:lineRule="auto"/>
        <w:jc w:val="both"/>
        <w:rPr>
          <w:rFonts w:ascii="Verdana" w:hAnsi="Verdana" w:cstheme="minorHAnsi"/>
          <w:b/>
          <w:bCs/>
          <w:color w:val="000000" w:themeColor="text1"/>
        </w:rPr>
      </w:pPr>
    </w:p>
    <w:p w14:paraId="1BC6B14A" w14:textId="6B121EF6" w:rsidR="00E63398" w:rsidRPr="008154E3" w:rsidRDefault="00E63398" w:rsidP="008679D3">
      <w:pPr>
        <w:spacing w:after="0" w:line="276" w:lineRule="auto"/>
        <w:jc w:val="both"/>
        <w:rPr>
          <w:rFonts w:ascii="Verdana" w:hAnsi="Verdana" w:cstheme="minorHAnsi"/>
          <w:b/>
          <w:bCs/>
          <w:color w:val="000000" w:themeColor="text1"/>
        </w:rPr>
      </w:pPr>
      <w:r w:rsidRPr="008154E3">
        <w:rPr>
          <w:rFonts w:ascii="Verdana" w:hAnsi="Verdana" w:cstheme="minorHAnsi"/>
          <w:b/>
          <w:bCs/>
          <w:color w:val="000000" w:themeColor="text1"/>
        </w:rPr>
        <w:t xml:space="preserve">Sub: </w:t>
      </w:r>
      <w:r w:rsidR="006D371F" w:rsidRPr="006D371F">
        <w:rPr>
          <w:rFonts w:ascii="Verdana" w:hAnsi="Verdana" w:cstheme="minorHAnsi"/>
          <w:b/>
          <w:bCs/>
          <w:color w:val="000000" w:themeColor="text1"/>
        </w:rPr>
        <w:t>BUDGETARY OFFER – AI/ML based Demand Forecasting Tool for PTCUL SLDC</w:t>
      </w:r>
    </w:p>
    <w:p w14:paraId="308C1E8E" w14:textId="77777777" w:rsidR="00E63398" w:rsidRPr="008154E3" w:rsidRDefault="00E63398" w:rsidP="008679D3">
      <w:pPr>
        <w:spacing w:after="0" w:line="276" w:lineRule="auto"/>
        <w:jc w:val="both"/>
        <w:rPr>
          <w:rFonts w:ascii="Verdana" w:hAnsi="Verdana" w:cstheme="minorHAnsi"/>
          <w:b/>
          <w:bCs/>
          <w:color w:val="000000" w:themeColor="text1"/>
        </w:rPr>
      </w:pPr>
    </w:p>
    <w:p w14:paraId="00195BE6" w14:textId="784E299E" w:rsidR="00A16BE9" w:rsidRPr="008154E3" w:rsidRDefault="00A16BE9" w:rsidP="00A16BE9">
      <w:pPr>
        <w:spacing w:after="0" w:line="276" w:lineRule="auto"/>
        <w:jc w:val="both"/>
        <w:rPr>
          <w:rFonts w:ascii="Verdana" w:hAnsi="Verdana" w:cstheme="minorHAnsi"/>
          <w:color w:val="000000" w:themeColor="text1"/>
        </w:rPr>
      </w:pPr>
      <w:r w:rsidRPr="008154E3">
        <w:rPr>
          <w:rFonts w:ascii="Verdana" w:hAnsi="Verdana" w:cstheme="minorHAnsi"/>
          <w:bCs/>
          <w:color w:val="000000" w:themeColor="text1"/>
        </w:rPr>
        <w:t>Dear Sir</w:t>
      </w:r>
      <w:r w:rsidRPr="008154E3">
        <w:rPr>
          <w:rFonts w:ascii="Verdana" w:hAnsi="Verdana" w:cstheme="minorHAnsi"/>
          <w:color w:val="000000" w:themeColor="text1"/>
        </w:rPr>
        <w:t>,</w:t>
      </w:r>
    </w:p>
    <w:p w14:paraId="6356AAEE" w14:textId="77777777" w:rsidR="00F622DD" w:rsidRPr="008154E3" w:rsidRDefault="00F622DD" w:rsidP="00A16BE9">
      <w:pPr>
        <w:spacing w:after="0" w:line="276" w:lineRule="auto"/>
        <w:jc w:val="both"/>
        <w:rPr>
          <w:rFonts w:ascii="Verdana" w:hAnsi="Verdana" w:cstheme="minorHAnsi"/>
          <w:color w:val="000000" w:themeColor="text1"/>
        </w:rPr>
      </w:pPr>
    </w:p>
    <w:p w14:paraId="50522D4B" w14:textId="01777FBC" w:rsidR="00F622DD" w:rsidRDefault="00F622DD" w:rsidP="00A16BE9">
      <w:pPr>
        <w:spacing w:after="0" w:line="276" w:lineRule="auto"/>
        <w:jc w:val="both"/>
        <w:rPr>
          <w:rFonts w:ascii="Verdana" w:hAnsi="Verdana" w:cstheme="minorHAnsi"/>
          <w:color w:val="000000" w:themeColor="text1"/>
        </w:rPr>
      </w:pPr>
      <w:r w:rsidRPr="008154E3">
        <w:rPr>
          <w:rFonts w:ascii="Verdana" w:hAnsi="Verdana" w:cstheme="minorHAnsi"/>
          <w:color w:val="000000" w:themeColor="text1"/>
        </w:rPr>
        <w:t xml:space="preserve">We are pleased to set out for your approval the arrangements under which Deloitte Touche Tohmatsu India LLP (‘DTTILLP’ or ‘We’) propose to assist </w:t>
      </w:r>
      <w:r w:rsidR="006D371F">
        <w:rPr>
          <w:rFonts w:ascii="Verdana" w:hAnsi="Verdana" w:cstheme="minorHAnsi"/>
          <w:color w:val="000000" w:themeColor="text1"/>
        </w:rPr>
        <w:t>Power Transmission Corporation of Uttarakhand Limited</w:t>
      </w:r>
      <w:r w:rsidRPr="008154E3">
        <w:rPr>
          <w:rFonts w:ascii="Verdana" w:hAnsi="Verdana" w:cstheme="minorHAnsi"/>
          <w:color w:val="000000" w:themeColor="text1"/>
        </w:rPr>
        <w:t xml:space="preserve"> (the “Client” or “You”</w:t>
      </w:r>
      <w:r w:rsidR="00E32E92">
        <w:rPr>
          <w:rFonts w:ascii="Verdana" w:hAnsi="Verdana" w:cstheme="minorHAnsi"/>
          <w:color w:val="000000" w:themeColor="text1"/>
        </w:rPr>
        <w:t xml:space="preserve"> or “UPCL”</w:t>
      </w:r>
      <w:r w:rsidRPr="008154E3">
        <w:rPr>
          <w:rFonts w:ascii="Verdana" w:hAnsi="Verdana" w:cstheme="minorHAnsi"/>
          <w:color w:val="000000" w:themeColor="text1"/>
        </w:rPr>
        <w:t>) by providing consulting Services (as defined below) in connection with the Client’s Project (as defined below). These arrangements are set out below in this letter (“Engagement Letter” or “EL”) together with our General Terms and Conditions (“GTC”). If not defined in this letter, the terms or expressions which are capitalized have the meaning set out in the enclosed GTC. For purposes of this EL, the term “Parties” means Client and DTTILLP.</w:t>
      </w:r>
    </w:p>
    <w:p w14:paraId="5C3A53D6" w14:textId="77777777" w:rsidR="003020D3" w:rsidRDefault="003020D3" w:rsidP="00A16BE9">
      <w:pPr>
        <w:spacing w:after="0" w:line="276" w:lineRule="auto"/>
        <w:jc w:val="both"/>
        <w:rPr>
          <w:rFonts w:ascii="Verdana" w:hAnsi="Verdana" w:cstheme="minorHAnsi"/>
          <w:color w:val="000000" w:themeColor="text1"/>
        </w:rPr>
      </w:pPr>
    </w:p>
    <w:p w14:paraId="7D73031F" w14:textId="77777777" w:rsidR="003020D3" w:rsidRPr="003020D3" w:rsidRDefault="003020D3" w:rsidP="003020D3">
      <w:pPr>
        <w:pStyle w:val="Bodycopy"/>
        <w:spacing w:after="0" w:line="276" w:lineRule="auto"/>
        <w:jc w:val="both"/>
        <w:rPr>
          <w:rFonts w:ascii="Verdana" w:hAnsi="Verdana"/>
          <w:b/>
          <w:bCs/>
        </w:rPr>
      </w:pPr>
      <w:r w:rsidRPr="003020D3">
        <w:rPr>
          <w:rFonts w:ascii="Verdana" w:hAnsi="Verdana"/>
          <w:b/>
          <w:bCs/>
        </w:rPr>
        <w:t>Please note that this engagement letter is subject to receiving successful clearance from our risk team.</w:t>
      </w:r>
    </w:p>
    <w:p w14:paraId="0AF894D9" w14:textId="77777777" w:rsidR="003020D3" w:rsidRPr="008154E3" w:rsidRDefault="003020D3" w:rsidP="00A16BE9">
      <w:pPr>
        <w:spacing w:after="0" w:line="276" w:lineRule="auto"/>
        <w:jc w:val="both"/>
        <w:rPr>
          <w:rFonts w:ascii="Verdana" w:hAnsi="Verdana" w:cstheme="minorHAnsi"/>
          <w:color w:val="000000" w:themeColor="text1"/>
        </w:rPr>
      </w:pPr>
    </w:p>
    <w:p w14:paraId="4B2A54EE" w14:textId="77777777" w:rsidR="00E63398" w:rsidRPr="008154E3" w:rsidRDefault="00E63398">
      <w:pPr>
        <w:numPr>
          <w:ilvl w:val="0"/>
          <w:numId w:val="6"/>
        </w:numPr>
        <w:tabs>
          <w:tab w:val="left" w:pos="432"/>
          <w:tab w:val="left" w:pos="984"/>
          <w:tab w:val="left" w:pos="7056"/>
        </w:tabs>
        <w:spacing w:after="0" w:line="240" w:lineRule="auto"/>
        <w:jc w:val="both"/>
        <w:rPr>
          <w:rFonts w:ascii="Verdana" w:hAnsi="Verdana" w:cs="Arial"/>
          <w:b/>
          <w:u w:val="single"/>
        </w:rPr>
      </w:pPr>
      <w:r w:rsidRPr="008154E3">
        <w:rPr>
          <w:rFonts w:ascii="Verdana" w:hAnsi="Verdana" w:cs="Arial"/>
          <w:b/>
          <w:u w:val="single"/>
        </w:rPr>
        <w:t>Background and Brief Description of the Client’s Project</w:t>
      </w:r>
    </w:p>
    <w:p w14:paraId="32091B1C" w14:textId="77777777" w:rsidR="00E63398" w:rsidRPr="008154E3" w:rsidRDefault="00E63398" w:rsidP="00E63398">
      <w:pPr>
        <w:tabs>
          <w:tab w:val="left" w:pos="432"/>
          <w:tab w:val="left" w:pos="984"/>
          <w:tab w:val="left" w:pos="7056"/>
        </w:tabs>
        <w:jc w:val="both"/>
        <w:rPr>
          <w:rFonts w:ascii="Verdana" w:hAnsi="Verdana" w:cs="Arial"/>
        </w:rPr>
      </w:pPr>
    </w:p>
    <w:p w14:paraId="2261C330" w14:textId="0D7290FE" w:rsidR="00E63398" w:rsidRPr="008154E3" w:rsidRDefault="00E63398" w:rsidP="008E77F3">
      <w:pPr>
        <w:tabs>
          <w:tab w:val="left" w:pos="432"/>
          <w:tab w:val="left" w:pos="984"/>
          <w:tab w:val="left" w:pos="7056"/>
        </w:tabs>
        <w:jc w:val="both"/>
        <w:rPr>
          <w:rFonts w:ascii="Verdana" w:hAnsi="Verdana" w:cs="Arial"/>
        </w:rPr>
      </w:pPr>
      <w:r w:rsidRPr="008154E3">
        <w:rPr>
          <w:rFonts w:ascii="Verdana" w:hAnsi="Verdana" w:cs="Arial"/>
        </w:rPr>
        <w:t xml:space="preserve">We understand that </w:t>
      </w:r>
      <w:r w:rsidR="006E274F" w:rsidRPr="008154E3">
        <w:rPr>
          <w:rFonts w:ascii="Verdana" w:hAnsi="Verdana" w:cs="Arial"/>
        </w:rPr>
        <w:t xml:space="preserve">you wish to </w:t>
      </w:r>
      <w:r w:rsidR="006B75FF" w:rsidRPr="008154E3">
        <w:rPr>
          <w:rFonts w:ascii="Verdana" w:hAnsi="Verdana" w:cs="Arial"/>
        </w:rPr>
        <w:t xml:space="preserve">engage </w:t>
      </w:r>
      <w:r w:rsidR="006E274F" w:rsidRPr="008154E3">
        <w:rPr>
          <w:rFonts w:ascii="Verdana" w:hAnsi="Verdana" w:cs="Arial"/>
        </w:rPr>
        <w:t>Deloitte Touch</w:t>
      </w:r>
      <w:r w:rsidR="006B75FF" w:rsidRPr="008154E3">
        <w:rPr>
          <w:rFonts w:ascii="Verdana" w:hAnsi="Verdana" w:cs="Arial"/>
        </w:rPr>
        <w:t>e</w:t>
      </w:r>
      <w:r w:rsidR="006E274F" w:rsidRPr="008154E3">
        <w:rPr>
          <w:rFonts w:ascii="Verdana" w:hAnsi="Verdana" w:cs="Arial"/>
        </w:rPr>
        <w:t xml:space="preserve"> Tohmatsu India LLP (“Deloitte”) </w:t>
      </w:r>
      <w:r w:rsidR="006B75FF" w:rsidRPr="008154E3">
        <w:rPr>
          <w:rFonts w:ascii="Verdana" w:hAnsi="Verdana" w:cs="Arial"/>
        </w:rPr>
        <w:t xml:space="preserve">for </w:t>
      </w:r>
      <w:r w:rsidR="00B77E27">
        <w:rPr>
          <w:rFonts w:ascii="Verdana" w:hAnsi="Verdana" w:cs="Arial"/>
        </w:rPr>
        <w:t>development of AL/ML based Load Forecasting Tool</w:t>
      </w:r>
      <w:r w:rsidR="003002FB">
        <w:rPr>
          <w:rFonts w:ascii="Verdana" w:hAnsi="Verdana" w:cs="Arial"/>
        </w:rPr>
        <w:t xml:space="preserve"> </w:t>
      </w:r>
      <w:r w:rsidRPr="008154E3">
        <w:rPr>
          <w:rFonts w:ascii="Verdana" w:hAnsi="Verdana" w:cs="Arial"/>
        </w:rPr>
        <w:t xml:space="preserve">(the “Project”).  </w:t>
      </w:r>
    </w:p>
    <w:p w14:paraId="521C2A6C" w14:textId="7B38BA26" w:rsidR="00E63398" w:rsidRPr="008154E3" w:rsidRDefault="00E63398" w:rsidP="00E63398">
      <w:pPr>
        <w:tabs>
          <w:tab w:val="left" w:pos="432"/>
          <w:tab w:val="left" w:pos="984"/>
          <w:tab w:val="left" w:pos="7056"/>
        </w:tabs>
        <w:jc w:val="both"/>
        <w:rPr>
          <w:rFonts w:ascii="Verdana" w:hAnsi="Verdana" w:cs="Arial"/>
        </w:rPr>
      </w:pPr>
      <w:r w:rsidRPr="008154E3">
        <w:rPr>
          <w:rFonts w:ascii="Verdana" w:hAnsi="Verdana" w:cs="Arial"/>
        </w:rPr>
        <w:t xml:space="preserve">The objectives </w:t>
      </w:r>
      <w:r w:rsidRPr="008154E3">
        <w:rPr>
          <w:rFonts w:ascii="Verdana" w:hAnsi="Verdana" w:cs="Arial"/>
          <w:noProof/>
        </w:rPr>
        <w:t>above</w:t>
      </w:r>
      <w:r w:rsidRPr="008154E3">
        <w:rPr>
          <w:rFonts w:ascii="Verdana" w:hAnsi="Verdana" w:cs="Arial"/>
        </w:rPr>
        <w:t xml:space="preserve"> have been taken into account by the parties and as such are reflected in the tasks and deliverables in this EL. Within the scope specified in this EL, DTTILLP will assist Client in pursuing these objectives as set forth below.</w:t>
      </w:r>
    </w:p>
    <w:p w14:paraId="1D94441C" w14:textId="77777777" w:rsidR="00E63398" w:rsidRPr="008154E3" w:rsidRDefault="00E63398" w:rsidP="00E63398">
      <w:pPr>
        <w:tabs>
          <w:tab w:val="left" w:pos="432"/>
          <w:tab w:val="left" w:pos="984"/>
          <w:tab w:val="left" w:pos="7056"/>
        </w:tabs>
        <w:jc w:val="both"/>
        <w:rPr>
          <w:rFonts w:ascii="Verdana" w:hAnsi="Verdana" w:cs="Arial"/>
          <w:noProof/>
        </w:rPr>
      </w:pPr>
      <w:r w:rsidRPr="008154E3">
        <w:rPr>
          <w:rFonts w:ascii="Verdana" w:hAnsi="Verdana" w:cs="Arial"/>
          <w:noProof/>
        </w:rPr>
        <w:t>We have been asked to provide the Services set out in Section II below and to prepare the Deliverables described in Section III.</w:t>
      </w:r>
    </w:p>
    <w:p w14:paraId="01077566" w14:textId="77777777" w:rsidR="006E274F" w:rsidRPr="008154E3" w:rsidRDefault="006E274F" w:rsidP="00E63398">
      <w:pPr>
        <w:tabs>
          <w:tab w:val="left" w:pos="432"/>
          <w:tab w:val="left" w:pos="984"/>
          <w:tab w:val="left" w:pos="7056"/>
        </w:tabs>
        <w:jc w:val="both"/>
        <w:rPr>
          <w:rFonts w:ascii="Verdana" w:hAnsi="Verdana" w:cs="Arial"/>
          <w:noProof/>
        </w:rPr>
      </w:pPr>
    </w:p>
    <w:p w14:paraId="0BA23CD6" w14:textId="7D8AC827" w:rsidR="00E63398" w:rsidRPr="008154E3" w:rsidRDefault="00F622DD">
      <w:pPr>
        <w:numPr>
          <w:ilvl w:val="0"/>
          <w:numId w:val="6"/>
        </w:numPr>
        <w:tabs>
          <w:tab w:val="left" w:pos="432"/>
          <w:tab w:val="left" w:pos="984"/>
          <w:tab w:val="left" w:pos="7056"/>
        </w:tabs>
        <w:spacing w:after="0" w:line="240" w:lineRule="auto"/>
        <w:jc w:val="both"/>
        <w:rPr>
          <w:rFonts w:ascii="Verdana" w:hAnsi="Verdana" w:cs="Arial"/>
          <w:b/>
          <w:u w:val="single"/>
        </w:rPr>
      </w:pPr>
      <w:r w:rsidRPr="008154E3">
        <w:rPr>
          <w:rFonts w:ascii="Verdana" w:hAnsi="Verdana" w:cs="Arial"/>
          <w:b/>
          <w:u w:val="single"/>
        </w:rPr>
        <w:t xml:space="preserve">Description of Engagement, </w:t>
      </w:r>
      <w:r w:rsidR="00E63398" w:rsidRPr="008154E3">
        <w:rPr>
          <w:rFonts w:ascii="Verdana" w:hAnsi="Verdana" w:cs="Arial"/>
          <w:b/>
          <w:u w:val="single"/>
        </w:rPr>
        <w:t>Scope and Responsibilities</w:t>
      </w:r>
    </w:p>
    <w:p w14:paraId="6A0491F7" w14:textId="77777777" w:rsidR="00E63398" w:rsidRPr="008154E3" w:rsidRDefault="00E63398" w:rsidP="00E63398">
      <w:pPr>
        <w:tabs>
          <w:tab w:val="left" w:pos="432"/>
          <w:tab w:val="left" w:pos="984"/>
          <w:tab w:val="left" w:pos="7056"/>
        </w:tabs>
        <w:ind w:left="720"/>
        <w:jc w:val="both"/>
        <w:rPr>
          <w:rFonts w:ascii="Verdana" w:hAnsi="Verdana" w:cs="Arial"/>
        </w:rPr>
      </w:pPr>
    </w:p>
    <w:p w14:paraId="1E4A22FD" w14:textId="3055956F" w:rsidR="00E63398" w:rsidRPr="008154E3" w:rsidRDefault="00E63398">
      <w:pPr>
        <w:numPr>
          <w:ilvl w:val="0"/>
          <w:numId w:val="7"/>
        </w:numPr>
        <w:spacing w:after="240" w:line="240" w:lineRule="auto"/>
        <w:jc w:val="both"/>
        <w:rPr>
          <w:rFonts w:ascii="Verdana" w:hAnsi="Verdana" w:cs="Arial"/>
          <w:b/>
        </w:rPr>
      </w:pPr>
      <w:r w:rsidRPr="008154E3">
        <w:rPr>
          <w:rFonts w:ascii="Verdana" w:hAnsi="Verdana" w:cs="Arial"/>
          <w:b/>
        </w:rPr>
        <w:t xml:space="preserve">Scope of our services (“Services”) </w:t>
      </w:r>
    </w:p>
    <w:p w14:paraId="4B8911FB" w14:textId="418A962A" w:rsidR="000D4357" w:rsidRDefault="003374D5" w:rsidP="006C68CC">
      <w:pPr>
        <w:spacing w:line="259" w:lineRule="auto"/>
        <w:jc w:val="both"/>
        <w:rPr>
          <w:rFonts w:ascii="Verdana" w:hAnsi="Verdana"/>
        </w:rPr>
      </w:pPr>
      <w:r w:rsidRPr="003374D5">
        <w:rPr>
          <w:rFonts w:ascii="Verdana" w:hAnsi="Verdana"/>
        </w:rPr>
        <w:t>To develop a robust, granular, and scientific electricity demand forecast (Short, Medium Term i.e. up to One Year) for Uttarakhand to facilitate optimal power procurement, infrastructure planning, and regulatory compliance with the Central Electricity Regulatory Commission (CERC) and Uttarakhand Electricity Regulatory Commission (UERC).</w:t>
      </w:r>
    </w:p>
    <w:p w14:paraId="783CBA84" w14:textId="77777777" w:rsidR="00352211" w:rsidRDefault="00352211" w:rsidP="00352211">
      <w:pPr>
        <w:keepNext/>
        <w:keepLines/>
        <w:spacing w:before="40" w:after="0" w:line="259" w:lineRule="auto"/>
        <w:outlineLvl w:val="2"/>
        <w:rPr>
          <w:ins w:id="11" w:author="Kumar, Partik" w:date="2026-05-08T11:33:00Z" w16du:dateUtc="2026-05-08T06:03:00Z"/>
          <w:rFonts w:ascii="Calibri" w:eastAsia="Calibri" w:hAnsi="Calibri" w:cs="Times New Roman"/>
          <w:b/>
          <w:bCs/>
          <w:sz w:val="22"/>
          <w:szCs w:val="22"/>
        </w:rPr>
      </w:pPr>
      <w:ins w:id="12" w:author="Kumar, Partik" w:date="2026-05-08T11:31:00Z" w16du:dateUtc="2026-05-08T06:01:00Z">
        <w:r w:rsidRPr="005D76A9">
          <w:rPr>
            <w:rFonts w:ascii="Calibri" w:eastAsia="Calibri" w:hAnsi="Calibri" w:cs="Times New Roman"/>
            <w:b/>
            <w:bCs/>
            <w:sz w:val="22"/>
            <w:szCs w:val="22"/>
          </w:rPr>
          <w:lastRenderedPageBreak/>
          <w:t>Work Package 1</w:t>
        </w:r>
        <w:r>
          <w:rPr>
            <w:rFonts w:ascii="Calibri" w:eastAsia="Calibri" w:hAnsi="Calibri" w:cs="Times New Roman"/>
            <w:b/>
            <w:bCs/>
            <w:sz w:val="22"/>
            <w:szCs w:val="22"/>
          </w:rPr>
          <w:t xml:space="preserve">: </w:t>
        </w:r>
      </w:ins>
      <w:ins w:id="13" w:author="Kumar, Partik" w:date="2026-05-08T11:30:00Z" w16du:dateUtc="2026-05-08T06:00:00Z">
        <w:r w:rsidRPr="005D76A9">
          <w:rPr>
            <w:rFonts w:ascii="Calibri" w:eastAsia="Calibri" w:hAnsi="Calibri" w:cs="Times New Roman"/>
            <w:b/>
            <w:bCs/>
            <w:sz w:val="22"/>
            <w:szCs w:val="22"/>
          </w:rPr>
          <w:t>Gap Assessment and Cloud Infrastructure Sizing for Demand Forecasting System</w:t>
        </w:r>
      </w:ins>
    </w:p>
    <w:p w14:paraId="4CCC64F2" w14:textId="54DFDB8D" w:rsidR="00352211" w:rsidRPr="005D76A9" w:rsidRDefault="00352211" w:rsidP="00352211">
      <w:pPr>
        <w:spacing w:after="0" w:line="240" w:lineRule="atLeast"/>
        <w:contextualSpacing/>
        <w:jc w:val="both"/>
        <w:rPr>
          <w:ins w:id="14" w:author="Kumar, Partik" w:date="2026-05-08T11:33:00Z" w16du:dateUtc="2026-05-08T06:03:00Z"/>
          <w:rFonts w:ascii="Calibri" w:eastAsia="Calibri" w:hAnsi="Calibri" w:cs="Calibri"/>
          <w:sz w:val="22"/>
          <w:szCs w:val="18"/>
        </w:rPr>
      </w:pPr>
      <w:ins w:id="15" w:author="Kumar, Partik" w:date="2026-05-08T11:33:00Z" w16du:dateUtc="2026-05-08T06:03:00Z">
        <w:r w:rsidRPr="005D76A9">
          <w:rPr>
            <w:rFonts w:ascii="Calibri" w:eastAsia="Calibri" w:hAnsi="Calibri" w:cs="Calibri"/>
            <w:sz w:val="22"/>
            <w:szCs w:val="18"/>
          </w:rPr>
          <w:t xml:space="preserve">In this work package, contractor </w:t>
        </w:r>
      </w:ins>
      <w:ins w:id="16" w:author="Goel, Rajat" w:date="2026-05-08T17:33:00Z" w16du:dateUtc="2026-05-08T12:03:00Z">
        <w:r w:rsidR="004926A8">
          <w:rPr>
            <w:rFonts w:ascii="Calibri" w:eastAsia="Calibri" w:hAnsi="Calibri" w:cs="Calibri"/>
            <w:sz w:val="22"/>
            <w:szCs w:val="18"/>
          </w:rPr>
          <w:t xml:space="preserve">shall </w:t>
        </w:r>
      </w:ins>
      <w:ins w:id="17" w:author="Kumar, Partik" w:date="2026-05-08T11:33:00Z" w16du:dateUtc="2026-05-08T06:03:00Z">
        <w:r w:rsidRPr="005D76A9">
          <w:rPr>
            <w:rFonts w:ascii="Calibri" w:eastAsia="Calibri" w:hAnsi="Calibri" w:cs="Calibri"/>
            <w:sz w:val="22"/>
            <w:szCs w:val="18"/>
          </w:rPr>
          <w:t xml:space="preserve">review the existing demand forecasting system deployed at </w:t>
        </w:r>
      </w:ins>
      <w:ins w:id="18" w:author="Kumar, Partik" w:date="2026-05-08T11:34:00Z" w16du:dateUtc="2026-05-08T06:04:00Z">
        <w:r>
          <w:rPr>
            <w:rFonts w:ascii="Calibri" w:eastAsia="Calibri" w:hAnsi="Calibri" w:cs="Calibri"/>
            <w:sz w:val="22"/>
            <w:szCs w:val="18"/>
          </w:rPr>
          <w:t>PTCUL</w:t>
        </w:r>
      </w:ins>
      <w:ins w:id="19" w:author="Goel, Rajat" w:date="2026-05-08T17:33:00Z" w16du:dateUtc="2026-05-08T12:03:00Z">
        <w:r w:rsidR="004926A8">
          <w:rPr>
            <w:rFonts w:ascii="Calibri" w:eastAsia="Calibri" w:hAnsi="Calibri" w:cs="Calibri"/>
            <w:sz w:val="22"/>
            <w:szCs w:val="18"/>
          </w:rPr>
          <w:t xml:space="preserve"> SLDC</w:t>
        </w:r>
      </w:ins>
      <w:ins w:id="20" w:author="Kumar, Partik" w:date="2026-05-08T11:33:00Z" w16du:dateUtc="2026-05-08T06:03:00Z">
        <w:r w:rsidRPr="005D76A9">
          <w:rPr>
            <w:rFonts w:ascii="Calibri" w:eastAsia="Calibri" w:hAnsi="Calibri" w:cs="Calibri"/>
            <w:sz w:val="22"/>
            <w:szCs w:val="18"/>
          </w:rPr>
          <w:t xml:space="preserve">. Based on the review, contractor is required to evaluate the challenges associated with current </w:t>
        </w:r>
      </w:ins>
      <w:ins w:id="21" w:author="Kumar, Partik" w:date="2026-05-08T14:10:00Z" w16du:dateUtc="2026-05-08T08:40:00Z">
        <w:r>
          <w:rPr>
            <w:rFonts w:ascii="Calibri" w:eastAsia="Calibri" w:hAnsi="Calibri" w:cs="Calibri"/>
            <w:sz w:val="22"/>
            <w:szCs w:val="18"/>
          </w:rPr>
          <w:t>demand forecasting</w:t>
        </w:r>
      </w:ins>
      <w:ins w:id="22" w:author="Kumar, Partik" w:date="2026-05-08T11:33:00Z" w16du:dateUtc="2026-05-08T06:03:00Z">
        <w:r w:rsidRPr="005D76A9">
          <w:rPr>
            <w:rFonts w:ascii="Calibri" w:eastAsia="Calibri" w:hAnsi="Calibri" w:cs="Calibri"/>
            <w:sz w:val="22"/>
            <w:szCs w:val="18"/>
          </w:rPr>
          <w:t xml:space="preserve"> system in terms of IT-OT maturity, accuracy of system data and current forecasting method etc. This work package comprises of below-mentioned tasks: -</w:t>
        </w:r>
      </w:ins>
    </w:p>
    <w:p w14:paraId="58496FA7" w14:textId="77777777" w:rsidR="00352211" w:rsidRPr="005D76A9" w:rsidRDefault="00352211" w:rsidP="00352211">
      <w:pPr>
        <w:spacing w:after="0" w:line="240" w:lineRule="atLeast"/>
        <w:contextualSpacing/>
        <w:jc w:val="both"/>
        <w:rPr>
          <w:ins w:id="23" w:author="Kumar, Partik" w:date="2026-05-08T11:33:00Z" w16du:dateUtc="2026-05-08T06:03:00Z"/>
          <w:rFonts w:ascii="Calibri" w:eastAsia="Calibri" w:hAnsi="Calibri" w:cs="Calibri"/>
          <w:sz w:val="22"/>
          <w:szCs w:val="18"/>
        </w:rPr>
      </w:pPr>
    </w:p>
    <w:p w14:paraId="144D4E69" w14:textId="77777777" w:rsidR="00352211" w:rsidRPr="005D76A9" w:rsidRDefault="00352211" w:rsidP="00352211">
      <w:pPr>
        <w:spacing w:after="0" w:line="240" w:lineRule="atLeast"/>
        <w:contextualSpacing/>
        <w:jc w:val="both"/>
        <w:rPr>
          <w:ins w:id="24" w:author="Kumar, Partik" w:date="2026-05-08T11:33:00Z" w16du:dateUtc="2026-05-08T06:03:00Z"/>
          <w:rFonts w:ascii="Calibri" w:eastAsia="Calibri" w:hAnsi="Calibri" w:cs="Calibri"/>
          <w:sz w:val="22"/>
          <w:szCs w:val="18"/>
        </w:rPr>
      </w:pPr>
      <w:ins w:id="25" w:author="Kumar, Partik" w:date="2026-05-08T11:33:00Z" w16du:dateUtc="2026-05-08T06:03:00Z">
        <w:r w:rsidRPr="005D76A9">
          <w:rPr>
            <w:rFonts w:ascii="Calibri" w:eastAsia="Calibri" w:hAnsi="Calibri" w:cs="Calibri"/>
            <w:b/>
            <w:bCs/>
            <w:sz w:val="22"/>
            <w:szCs w:val="18"/>
          </w:rPr>
          <w:t>Task 1: Reviewing the existing Demand Forecasting System</w:t>
        </w:r>
      </w:ins>
      <w:ins w:id="26" w:author="Kumar, Partik" w:date="2026-05-08T15:57:00Z" w16du:dateUtc="2026-05-08T10:27:00Z">
        <w:r>
          <w:rPr>
            <w:rFonts w:ascii="Calibri" w:eastAsia="Calibri" w:hAnsi="Calibri" w:cs="Calibri"/>
            <w:b/>
            <w:bCs/>
            <w:sz w:val="22"/>
            <w:szCs w:val="18"/>
          </w:rPr>
          <w:t xml:space="preserve"> and </w:t>
        </w:r>
      </w:ins>
      <w:ins w:id="27" w:author="Kumar, Partik" w:date="2026-05-08T15:58:00Z" w16du:dateUtc="2026-05-08T10:28:00Z">
        <w:r>
          <w:rPr>
            <w:rFonts w:ascii="Calibri" w:eastAsia="Calibri" w:hAnsi="Calibri" w:cs="Calibri"/>
            <w:b/>
            <w:bCs/>
            <w:sz w:val="22"/>
            <w:szCs w:val="18"/>
          </w:rPr>
          <w:t xml:space="preserve">perform </w:t>
        </w:r>
      </w:ins>
      <w:ins w:id="28" w:author="Kumar, Partik" w:date="2026-05-08T15:57:00Z" w16du:dateUtc="2026-05-08T10:27:00Z">
        <w:r>
          <w:rPr>
            <w:rFonts w:ascii="Calibri" w:eastAsia="Calibri" w:hAnsi="Calibri" w:cs="Calibri"/>
            <w:b/>
            <w:bCs/>
            <w:sz w:val="22"/>
            <w:szCs w:val="18"/>
          </w:rPr>
          <w:t>g</w:t>
        </w:r>
        <w:r w:rsidRPr="005D76A9">
          <w:rPr>
            <w:rFonts w:ascii="Calibri" w:eastAsia="Calibri" w:hAnsi="Calibri" w:cs="Calibri"/>
            <w:b/>
            <w:bCs/>
            <w:sz w:val="22"/>
            <w:szCs w:val="18"/>
          </w:rPr>
          <w:t>ap analysis</w:t>
        </w:r>
      </w:ins>
    </w:p>
    <w:p w14:paraId="74C5C578" w14:textId="77777777" w:rsidR="00352211" w:rsidRPr="005D76A9" w:rsidRDefault="00352211" w:rsidP="00352211">
      <w:pPr>
        <w:spacing w:after="0" w:line="240" w:lineRule="atLeast"/>
        <w:contextualSpacing/>
        <w:jc w:val="both"/>
        <w:rPr>
          <w:ins w:id="29" w:author="Kumar, Partik" w:date="2026-05-08T11:33:00Z" w16du:dateUtc="2026-05-08T06:03:00Z"/>
          <w:rFonts w:ascii="Calibri" w:eastAsia="Calibri" w:hAnsi="Calibri" w:cs="Calibri"/>
          <w:sz w:val="22"/>
          <w:szCs w:val="18"/>
        </w:rPr>
      </w:pPr>
      <w:ins w:id="30" w:author="Kumar, Partik" w:date="2026-05-08T11:33:00Z" w16du:dateUtc="2026-05-08T06:03:00Z">
        <w:r w:rsidRPr="005D76A9">
          <w:rPr>
            <w:rFonts w:ascii="Calibri" w:eastAsia="Calibri" w:hAnsi="Calibri" w:cs="Calibri"/>
            <w:sz w:val="22"/>
            <w:szCs w:val="18"/>
          </w:rPr>
          <w:t>In this task, following activities are envisaged by contractor, but are not limited to:</w:t>
        </w:r>
      </w:ins>
    </w:p>
    <w:p w14:paraId="623576B1" w14:textId="3E1E94C2" w:rsidR="00352211" w:rsidRPr="005D76A9" w:rsidRDefault="00352211" w:rsidP="00352211">
      <w:pPr>
        <w:numPr>
          <w:ilvl w:val="0"/>
          <w:numId w:val="27"/>
        </w:numPr>
        <w:spacing w:after="0" w:line="240" w:lineRule="atLeast"/>
        <w:contextualSpacing/>
        <w:jc w:val="both"/>
        <w:rPr>
          <w:ins w:id="31" w:author="Kumar, Partik" w:date="2026-05-08T11:33:00Z" w16du:dateUtc="2026-05-08T06:03:00Z"/>
          <w:rFonts w:ascii="Calibri" w:eastAsia="Calibri" w:hAnsi="Calibri" w:cs="Calibri"/>
          <w:sz w:val="22"/>
          <w:szCs w:val="18"/>
        </w:rPr>
      </w:pPr>
      <w:ins w:id="32" w:author="Kumar, Partik" w:date="2026-05-08T11:33:00Z" w16du:dateUtc="2026-05-08T06:03:00Z">
        <w:r w:rsidRPr="005D76A9">
          <w:rPr>
            <w:rFonts w:ascii="Calibri" w:eastAsia="Calibri" w:hAnsi="Calibri" w:cs="Calibri"/>
            <w:sz w:val="22"/>
            <w:szCs w:val="18"/>
          </w:rPr>
          <w:t xml:space="preserve">To review existing demand forecasting system deployed at </w:t>
        </w:r>
      </w:ins>
      <w:ins w:id="33" w:author="Kumar, Partik" w:date="2026-05-08T11:34:00Z" w16du:dateUtc="2026-05-08T06:04:00Z">
        <w:r>
          <w:rPr>
            <w:rFonts w:ascii="Calibri" w:eastAsia="Calibri" w:hAnsi="Calibri" w:cs="Calibri"/>
            <w:sz w:val="22"/>
            <w:szCs w:val="18"/>
          </w:rPr>
          <w:t>PTCUL</w:t>
        </w:r>
      </w:ins>
      <w:ins w:id="34" w:author="Goel, Rajat" w:date="2026-05-08T17:33:00Z" w16du:dateUtc="2026-05-08T12:03:00Z">
        <w:r w:rsidR="00CC61DB">
          <w:rPr>
            <w:rFonts w:ascii="Calibri" w:eastAsia="Calibri" w:hAnsi="Calibri" w:cs="Calibri"/>
            <w:sz w:val="22"/>
            <w:szCs w:val="18"/>
          </w:rPr>
          <w:t xml:space="preserve"> SLDC</w:t>
        </w:r>
      </w:ins>
      <w:ins w:id="35" w:author="Kumar, Partik" w:date="2026-05-08T11:33:00Z" w16du:dateUtc="2026-05-08T06:03:00Z">
        <w:r w:rsidRPr="005D76A9">
          <w:rPr>
            <w:rFonts w:ascii="Calibri" w:eastAsia="Calibri" w:hAnsi="Calibri" w:cs="Calibri"/>
            <w:sz w:val="22"/>
            <w:szCs w:val="18"/>
          </w:rPr>
          <w:t xml:space="preserve"> – overall system architecture, IT-OT data flow, current </w:t>
        </w:r>
      </w:ins>
      <w:ins w:id="36" w:author="Kumar, Partik" w:date="2026-05-08T15:52:00Z" w16du:dateUtc="2026-05-08T10:22:00Z">
        <w:r>
          <w:rPr>
            <w:rFonts w:ascii="Calibri" w:eastAsia="Calibri" w:hAnsi="Calibri" w:cs="Calibri"/>
            <w:sz w:val="22"/>
            <w:szCs w:val="18"/>
          </w:rPr>
          <w:t>demand forecasting</w:t>
        </w:r>
        <w:r w:rsidRPr="005D76A9">
          <w:rPr>
            <w:rFonts w:ascii="Calibri" w:eastAsia="Calibri" w:hAnsi="Calibri" w:cs="Calibri"/>
            <w:sz w:val="22"/>
            <w:szCs w:val="18"/>
          </w:rPr>
          <w:t xml:space="preserve"> </w:t>
        </w:r>
      </w:ins>
      <w:ins w:id="37" w:author="Kumar, Partik" w:date="2026-05-08T11:33:00Z" w16du:dateUtc="2026-05-08T06:03:00Z">
        <w:r w:rsidRPr="005D76A9">
          <w:rPr>
            <w:rFonts w:ascii="Calibri" w:eastAsia="Calibri" w:hAnsi="Calibri" w:cs="Calibri"/>
            <w:sz w:val="22"/>
            <w:szCs w:val="18"/>
          </w:rPr>
          <w:t>practice and algorithm/methodology adopted etc.</w:t>
        </w:r>
      </w:ins>
    </w:p>
    <w:p w14:paraId="381745EF" w14:textId="5FDC9F3A" w:rsidR="00352211" w:rsidRPr="005D76A9" w:rsidRDefault="00352211" w:rsidP="00352211">
      <w:pPr>
        <w:numPr>
          <w:ilvl w:val="0"/>
          <w:numId w:val="27"/>
        </w:numPr>
        <w:spacing w:after="0" w:line="240" w:lineRule="atLeast"/>
        <w:contextualSpacing/>
        <w:jc w:val="both"/>
        <w:rPr>
          <w:ins w:id="38" w:author="Kumar, Partik" w:date="2026-05-08T11:33:00Z" w16du:dateUtc="2026-05-08T06:03:00Z"/>
          <w:rFonts w:ascii="Calibri" w:eastAsia="Calibri" w:hAnsi="Calibri" w:cs="Calibri"/>
          <w:sz w:val="22"/>
          <w:szCs w:val="18"/>
        </w:rPr>
      </w:pPr>
      <w:ins w:id="39" w:author="Kumar, Partik" w:date="2026-05-08T11:33:00Z" w16du:dateUtc="2026-05-08T06:03:00Z">
        <w:r w:rsidRPr="005D76A9">
          <w:rPr>
            <w:rFonts w:ascii="Calibri" w:eastAsia="Calibri" w:hAnsi="Calibri" w:cs="Calibri"/>
            <w:sz w:val="22"/>
            <w:szCs w:val="18"/>
          </w:rPr>
          <w:t xml:space="preserve">Preparation of data requirement matrix and collection with support of </w:t>
        </w:r>
      </w:ins>
      <w:ins w:id="40" w:author="Kumar, Partik" w:date="2026-05-08T11:34:00Z" w16du:dateUtc="2026-05-08T06:04:00Z">
        <w:r>
          <w:rPr>
            <w:rFonts w:ascii="Calibri" w:eastAsia="Calibri" w:hAnsi="Calibri" w:cs="Calibri"/>
            <w:sz w:val="22"/>
            <w:szCs w:val="18"/>
          </w:rPr>
          <w:t>PTCUL</w:t>
        </w:r>
      </w:ins>
      <w:ins w:id="41" w:author="Goel, Rajat" w:date="2026-05-08T17:33:00Z" w16du:dateUtc="2026-05-08T12:03:00Z">
        <w:r w:rsidR="00CC61DB">
          <w:rPr>
            <w:rFonts w:ascii="Calibri" w:eastAsia="Calibri" w:hAnsi="Calibri" w:cs="Calibri"/>
            <w:sz w:val="22"/>
            <w:szCs w:val="18"/>
          </w:rPr>
          <w:t xml:space="preserve"> SLDC</w:t>
        </w:r>
      </w:ins>
      <w:ins w:id="42" w:author="Kumar, Partik" w:date="2026-05-08T11:33:00Z" w16du:dateUtc="2026-05-08T06:03:00Z">
        <w:r w:rsidRPr="005D76A9">
          <w:rPr>
            <w:rFonts w:ascii="Calibri" w:eastAsia="Calibri" w:hAnsi="Calibri" w:cs="Calibri"/>
            <w:sz w:val="22"/>
            <w:szCs w:val="18"/>
          </w:rPr>
          <w:t xml:space="preserve"> – for e.g., demand, consumer mix, weather, calendar, special events etc.</w:t>
        </w:r>
      </w:ins>
    </w:p>
    <w:p w14:paraId="6FE2AF4C" w14:textId="77777777" w:rsidR="00352211" w:rsidRDefault="00352211" w:rsidP="00352211">
      <w:pPr>
        <w:numPr>
          <w:ilvl w:val="0"/>
          <w:numId w:val="27"/>
        </w:numPr>
        <w:spacing w:after="0" w:line="240" w:lineRule="atLeast"/>
        <w:contextualSpacing/>
        <w:jc w:val="both"/>
        <w:rPr>
          <w:ins w:id="43" w:author="Kumar, Partik" w:date="2026-05-08T11:35:00Z" w16du:dateUtc="2026-05-08T06:05:00Z"/>
          <w:rFonts w:ascii="Calibri" w:eastAsia="Calibri" w:hAnsi="Calibri" w:cs="Calibri"/>
          <w:sz w:val="22"/>
          <w:szCs w:val="18"/>
        </w:rPr>
      </w:pPr>
      <w:ins w:id="44" w:author="Kumar, Partik" w:date="2026-05-08T11:33:00Z" w16du:dateUtc="2026-05-08T06:03:00Z">
        <w:r w:rsidRPr="005D76A9">
          <w:rPr>
            <w:rFonts w:ascii="Calibri" w:eastAsia="Calibri" w:hAnsi="Calibri" w:cs="Calibri"/>
            <w:sz w:val="22"/>
            <w:szCs w:val="18"/>
          </w:rPr>
          <w:t>To review data availability</w:t>
        </w:r>
      </w:ins>
      <w:ins w:id="45" w:author="Kumar, Partik" w:date="2026-05-08T11:35:00Z" w16du:dateUtc="2026-05-08T06:05:00Z">
        <w:r w:rsidRPr="005D76A9">
          <w:rPr>
            <w:rFonts w:ascii="Calibri" w:eastAsia="Calibri" w:hAnsi="Calibri" w:cs="Calibri"/>
            <w:sz w:val="22"/>
            <w:szCs w:val="18"/>
          </w:rPr>
          <w:t>, granularity (15-minute level), and quality of demand data across substations, including identification of gaps, inconsistencies, and data readiness for substation-level forecasting</w:t>
        </w:r>
      </w:ins>
    </w:p>
    <w:p w14:paraId="55DA2777" w14:textId="77777777" w:rsidR="00352211" w:rsidRPr="003F1D23" w:rsidRDefault="00352211" w:rsidP="00352211">
      <w:pPr>
        <w:pStyle w:val="ListParagraph"/>
        <w:numPr>
          <w:ilvl w:val="0"/>
          <w:numId w:val="27"/>
        </w:numPr>
        <w:spacing w:after="160" w:line="278" w:lineRule="auto"/>
        <w:rPr>
          <w:ins w:id="46" w:author="Kumar, Partik" w:date="2026-05-08T11:33:00Z" w16du:dateUtc="2026-05-08T06:03:00Z"/>
          <w:rFonts w:ascii="Calibri" w:eastAsia="Calibri" w:hAnsi="Calibri" w:cs="Calibri"/>
          <w:sz w:val="22"/>
          <w:szCs w:val="18"/>
          <w:rPrChange w:id="47" w:author="Kumar, Partik" w:date="2026-05-08T15:57:00Z" w16du:dateUtc="2026-05-08T10:27:00Z">
            <w:rPr>
              <w:ins w:id="48" w:author="Kumar, Partik" w:date="2026-05-08T11:33:00Z" w16du:dateUtc="2026-05-08T06:03:00Z"/>
            </w:rPr>
          </w:rPrChange>
        </w:rPr>
        <w:pPrChange w:id="49" w:author="Kumar, Partik" w:date="2026-05-08T15:57:00Z" w16du:dateUtc="2026-05-08T10:27:00Z">
          <w:pPr>
            <w:numPr>
              <w:numId w:val="15"/>
            </w:numPr>
            <w:spacing w:after="0" w:line="240" w:lineRule="atLeast"/>
            <w:ind w:left="1065"/>
            <w:contextualSpacing/>
            <w:jc w:val="both"/>
          </w:pPr>
        </w:pPrChange>
      </w:pPr>
      <w:ins w:id="50" w:author="Kumar, Partik" w:date="2026-05-08T15:57:00Z" w16du:dateUtc="2026-05-08T10:27:00Z">
        <w:r w:rsidRPr="003F1D23">
          <w:rPr>
            <w:rFonts w:ascii="Calibri" w:eastAsia="Calibri" w:hAnsi="Calibri" w:cs="Calibri"/>
            <w:sz w:val="22"/>
            <w:szCs w:val="18"/>
            <w:rPrChange w:id="51" w:author="Kumar, Partik" w:date="2026-05-08T15:57:00Z" w16du:dateUtc="2026-05-08T10:27:00Z">
              <w:rPr/>
            </w:rPrChange>
          </w:rPr>
          <w:t xml:space="preserve">Identifying gaps in the system to have an accurate forecast at the substation levels. </w:t>
        </w:r>
      </w:ins>
    </w:p>
    <w:p w14:paraId="2D28E456" w14:textId="77777777" w:rsidR="00352211" w:rsidRPr="005D76A9" w:rsidRDefault="00352211" w:rsidP="00352211">
      <w:pPr>
        <w:spacing w:after="0" w:line="240" w:lineRule="atLeast"/>
        <w:contextualSpacing/>
        <w:jc w:val="both"/>
        <w:rPr>
          <w:ins w:id="52" w:author="Kumar, Partik" w:date="2026-05-08T11:33:00Z" w16du:dateUtc="2026-05-08T06:03:00Z"/>
          <w:rFonts w:ascii="Calibri" w:eastAsia="Calibri" w:hAnsi="Calibri" w:cs="Calibri"/>
          <w:sz w:val="22"/>
          <w:szCs w:val="18"/>
        </w:rPr>
      </w:pPr>
    </w:p>
    <w:p w14:paraId="14CC847F" w14:textId="77777777" w:rsidR="00352211" w:rsidRPr="005D76A9" w:rsidRDefault="00352211" w:rsidP="00352211">
      <w:pPr>
        <w:spacing w:after="0" w:line="240" w:lineRule="atLeast"/>
        <w:contextualSpacing/>
        <w:jc w:val="both"/>
        <w:rPr>
          <w:ins w:id="53" w:author="Kumar, Partik" w:date="2026-05-08T11:33:00Z" w16du:dateUtc="2026-05-08T06:03:00Z"/>
          <w:rFonts w:ascii="Calibri" w:eastAsia="Calibri" w:hAnsi="Calibri" w:cs="Calibri"/>
          <w:sz w:val="22"/>
          <w:szCs w:val="18"/>
        </w:rPr>
      </w:pPr>
      <w:ins w:id="54" w:author="Kumar, Partik" w:date="2026-05-08T11:33:00Z" w16du:dateUtc="2026-05-08T06:03:00Z">
        <w:r w:rsidRPr="005D76A9">
          <w:rPr>
            <w:rFonts w:ascii="Calibri" w:eastAsia="Calibri" w:hAnsi="Calibri" w:cs="Calibri"/>
            <w:b/>
            <w:bCs/>
            <w:sz w:val="22"/>
            <w:szCs w:val="18"/>
          </w:rPr>
          <w:t>Task 2: Finalization of KPI of the project</w:t>
        </w:r>
      </w:ins>
    </w:p>
    <w:p w14:paraId="75BED6F1" w14:textId="22AA767A" w:rsidR="00352211" w:rsidRPr="005D76A9" w:rsidRDefault="00352211" w:rsidP="00A54788">
      <w:pPr>
        <w:spacing w:after="0" w:line="240" w:lineRule="atLeast"/>
        <w:contextualSpacing/>
        <w:jc w:val="both"/>
        <w:rPr>
          <w:rFonts w:ascii="Calibri" w:eastAsia="Calibri" w:hAnsi="Calibri" w:cs="Calibri"/>
          <w:sz w:val="22"/>
          <w:szCs w:val="18"/>
        </w:rPr>
      </w:pPr>
      <w:ins w:id="55" w:author="Kumar, Partik" w:date="2026-05-08T11:33:00Z" w16du:dateUtc="2026-05-08T06:03:00Z">
        <w:r w:rsidRPr="005D76A9">
          <w:rPr>
            <w:rFonts w:ascii="Calibri" w:eastAsia="Calibri" w:hAnsi="Calibri" w:cs="Calibri"/>
            <w:sz w:val="22"/>
            <w:szCs w:val="18"/>
          </w:rPr>
          <w:t xml:space="preserve">Under this task, contractor is responsible for outlining the KPI of the forecasting modelling exercise (for e.g., desired accuracy level, key parameters evaluation calculations) as per </w:t>
        </w:r>
      </w:ins>
      <w:ins w:id="56" w:author="Kumar, Partik" w:date="2026-05-08T11:34:00Z" w16du:dateUtc="2026-05-08T06:04:00Z">
        <w:r>
          <w:rPr>
            <w:rFonts w:ascii="Calibri" w:eastAsia="Calibri" w:hAnsi="Calibri" w:cs="Calibri"/>
            <w:sz w:val="22"/>
            <w:szCs w:val="18"/>
          </w:rPr>
          <w:t>PTCUL</w:t>
        </w:r>
      </w:ins>
      <w:ins w:id="57" w:author="Goel, Rajat" w:date="2026-05-08T17:34:00Z" w16du:dateUtc="2026-05-08T12:04:00Z">
        <w:r w:rsidR="00CC61DB">
          <w:rPr>
            <w:rFonts w:ascii="Calibri" w:eastAsia="Calibri" w:hAnsi="Calibri" w:cs="Calibri"/>
            <w:sz w:val="22"/>
            <w:szCs w:val="18"/>
          </w:rPr>
          <w:t xml:space="preserve"> SLDC</w:t>
        </w:r>
      </w:ins>
      <w:ins w:id="58" w:author="Kumar, Partik" w:date="2026-05-08T11:33:00Z" w16du:dateUtc="2026-05-08T06:03:00Z">
        <w:r w:rsidRPr="005D76A9">
          <w:rPr>
            <w:rFonts w:ascii="Calibri" w:eastAsia="Calibri" w:hAnsi="Calibri" w:cs="Calibri"/>
            <w:sz w:val="22"/>
            <w:szCs w:val="18"/>
          </w:rPr>
          <w:t xml:space="preserve"> requirements. </w:t>
        </w:r>
      </w:ins>
    </w:p>
    <w:p w14:paraId="3548DDDA" w14:textId="77777777" w:rsidR="00352211" w:rsidRPr="005D76A9" w:rsidRDefault="00352211" w:rsidP="00352211">
      <w:pPr>
        <w:spacing w:after="0" w:line="240" w:lineRule="atLeast"/>
        <w:contextualSpacing/>
        <w:jc w:val="both"/>
        <w:rPr>
          <w:ins w:id="59" w:author="Kumar, Partik" w:date="2026-05-08T11:33:00Z" w16du:dateUtc="2026-05-08T06:03:00Z"/>
          <w:rFonts w:ascii="Calibri" w:eastAsia="Calibri" w:hAnsi="Calibri" w:cs="Calibri"/>
          <w:sz w:val="22"/>
          <w:szCs w:val="18"/>
        </w:rPr>
      </w:pPr>
    </w:p>
    <w:p w14:paraId="4773C93D" w14:textId="77777777" w:rsidR="00352211" w:rsidRPr="005D76A9" w:rsidRDefault="00352211" w:rsidP="00352211">
      <w:pPr>
        <w:spacing w:after="0" w:line="240" w:lineRule="atLeast"/>
        <w:contextualSpacing/>
        <w:jc w:val="both"/>
        <w:rPr>
          <w:ins w:id="60" w:author="Kumar, Partik" w:date="2026-05-08T11:33:00Z" w16du:dateUtc="2026-05-08T06:03:00Z"/>
          <w:rFonts w:ascii="Calibri" w:eastAsia="Calibri" w:hAnsi="Calibri" w:cs="Calibri"/>
          <w:sz w:val="22"/>
          <w:szCs w:val="18"/>
        </w:rPr>
      </w:pPr>
      <w:ins w:id="61" w:author="Kumar, Partik" w:date="2026-05-08T11:33:00Z" w16du:dateUtc="2026-05-08T06:03:00Z">
        <w:r w:rsidRPr="005D76A9">
          <w:rPr>
            <w:rFonts w:ascii="Calibri" w:eastAsia="Calibri" w:hAnsi="Calibri" w:cs="Calibri"/>
            <w:b/>
            <w:bCs/>
            <w:sz w:val="22"/>
            <w:szCs w:val="18"/>
          </w:rPr>
          <w:t xml:space="preserve">Task 3: </w:t>
        </w:r>
      </w:ins>
      <w:ins w:id="62" w:author="Kumar, Partik" w:date="2026-05-08T15:57:00Z" w16du:dateUtc="2026-05-08T10:27:00Z">
        <w:r>
          <w:rPr>
            <w:rFonts w:ascii="Calibri" w:eastAsia="Calibri" w:hAnsi="Calibri" w:cs="Calibri"/>
            <w:b/>
            <w:bCs/>
            <w:sz w:val="22"/>
            <w:szCs w:val="18"/>
          </w:rPr>
          <w:t>C</w:t>
        </w:r>
      </w:ins>
      <w:ins w:id="63" w:author="Kumar, Partik" w:date="2026-05-08T11:47:00Z" w16du:dateUtc="2026-05-08T06:17:00Z">
        <w:r w:rsidRPr="005D76A9">
          <w:rPr>
            <w:rFonts w:ascii="Calibri" w:eastAsia="Calibri" w:hAnsi="Calibri" w:cs="Times New Roman"/>
            <w:b/>
            <w:bCs/>
            <w:sz w:val="22"/>
            <w:szCs w:val="22"/>
          </w:rPr>
          <w:t xml:space="preserve">loud </w:t>
        </w:r>
      </w:ins>
      <w:ins w:id="64" w:author="Kumar, Partik" w:date="2026-05-08T11:48:00Z" w16du:dateUtc="2026-05-08T06:18:00Z">
        <w:r>
          <w:rPr>
            <w:rFonts w:ascii="Calibri" w:eastAsia="Calibri" w:hAnsi="Calibri" w:cs="Times New Roman"/>
            <w:b/>
            <w:bCs/>
            <w:sz w:val="22"/>
            <w:szCs w:val="22"/>
          </w:rPr>
          <w:t>i</w:t>
        </w:r>
      </w:ins>
      <w:ins w:id="65" w:author="Kumar, Partik" w:date="2026-05-08T11:47:00Z" w16du:dateUtc="2026-05-08T06:17:00Z">
        <w:r w:rsidRPr="005D76A9">
          <w:rPr>
            <w:rFonts w:ascii="Calibri" w:eastAsia="Calibri" w:hAnsi="Calibri" w:cs="Times New Roman"/>
            <w:b/>
            <w:bCs/>
            <w:sz w:val="22"/>
            <w:szCs w:val="22"/>
          </w:rPr>
          <w:t xml:space="preserve">nfrastructure </w:t>
        </w:r>
      </w:ins>
      <w:ins w:id="66" w:author="Kumar, Partik" w:date="2026-05-08T11:48:00Z" w16du:dateUtc="2026-05-08T06:18:00Z">
        <w:r>
          <w:rPr>
            <w:rFonts w:ascii="Calibri" w:eastAsia="Calibri" w:hAnsi="Calibri" w:cs="Times New Roman"/>
            <w:b/>
            <w:bCs/>
            <w:sz w:val="22"/>
            <w:szCs w:val="22"/>
          </w:rPr>
          <w:t>s</w:t>
        </w:r>
      </w:ins>
      <w:ins w:id="67" w:author="Kumar, Partik" w:date="2026-05-08T11:47:00Z" w16du:dateUtc="2026-05-08T06:17:00Z">
        <w:r w:rsidRPr="005D76A9">
          <w:rPr>
            <w:rFonts w:ascii="Calibri" w:eastAsia="Calibri" w:hAnsi="Calibri" w:cs="Times New Roman"/>
            <w:b/>
            <w:bCs/>
            <w:sz w:val="22"/>
            <w:szCs w:val="22"/>
          </w:rPr>
          <w:t>izing</w:t>
        </w:r>
      </w:ins>
      <w:ins w:id="68" w:author="Kumar, Partik" w:date="2026-05-08T11:48:00Z" w16du:dateUtc="2026-05-08T06:18:00Z">
        <w:r>
          <w:rPr>
            <w:rFonts w:ascii="Calibri" w:eastAsia="Calibri" w:hAnsi="Calibri" w:cs="Times New Roman"/>
            <w:b/>
            <w:bCs/>
            <w:sz w:val="22"/>
            <w:szCs w:val="22"/>
          </w:rPr>
          <w:t xml:space="preserve"> estimation</w:t>
        </w:r>
      </w:ins>
    </w:p>
    <w:p w14:paraId="3FFC0938" w14:textId="2E8215B3" w:rsidR="00352211" w:rsidRPr="005D76A9" w:rsidDel="00C4476C" w:rsidRDefault="00352211" w:rsidP="00352211">
      <w:pPr>
        <w:spacing w:after="0" w:line="240" w:lineRule="atLeast"/>
        <w:contextualSpacing/>
        <w:jc w:val="both"/>
        <w:rPr>
          <w:del w:id="69" w:author="Goel, Rajat" w:date="2026-05-08T17:35:00Z" w16du:dateUtc="2026-05-08T12:05:00Z"/>
          <w:rFonts w:ascii="Calibri" w:eastAsia="Calibri" w:hAnsi="Calibri" w:cs="Calibri"/>
          <w:sz w:val="22"/>
          <w:szCs w:val="18"/>
        </w:rPr>
      </w:pPr>
    </w:p>
    <w:p w14:paraId="42FA7DF0" w14:textId="77777777" w:rsidR="00352211" w:rsidRPr="005D76A9" w:rsidRDefault="00352211" w:rsidP="00352211">
      <w:pPr>
        <w:numPr>
          <w:ilvl w:val="0"/>
          <w:numId w:val="29"/>
        </w:numPr>
        <w:spacing w:after="0" w:line="240" w:lineRule="atLeast"/>
        <w:contextualSpacing/>
        <w:jc w:val="both"/>
        <w:rPr>
          <w:ins w:id="70" w:author="Kumar, Partik" w:date="2026-05-08T11:33:00Z" w16du:dateUtc="2026-05-08T06:03:00Z"/>
          <w:rFonts w:ascii="Calibri" w:eastAsia="Calibri" w:hAnsi="Calibri" w:cs="Calibri"/>
          <w:sz w:val="22"/>
          <w:szCs w:val="18"/>
        </w:rPr>
      </w:pPr>
      <w:ins w:id="71" w:author="Kumar, Partik" w:date="2026-05-08T11:38:00Z" w16du:dateUtc="2026-05-08T06:08:00Z">
        <w:r w:rsidRPr="00483571">
          <w:rPr>
            <w:rFonts w:ascii="Calibri" w:eastAsia="Calibri" w:hAnsi="Calibri" w:cs="Calibri"/>
            <w:sz w:val="22"/>
            <w:szCs w:val="18"/>
            <w:lang w:val="en-GB"/>
          </w:rPr>
          <w:t>Estimat</w:t>
        </w:r>
        <w:r>
          <w:rPr>
            <w:rFonts w:ascii="Calibri" w:eastAsia="Calibri" w:hAnsi="Calibri" w:cs="Calibri"/>
            <w:sz w:val="22"/>
            <w:szCs w:val="18"/>
            <w:lang w:val="en-GB"/>
          </w:rPr>
          <w:t>ion of the</w:t>
        </w:r>
        <w:r w:rsidRPr="00483571">
          <w:rPr>
            <w:rFonts w:ascii="Calibri" w:eastAsia="Calibri" w:hAnsi="Calibri" w:cs="Calibri"/>
            <w:sz w:val="22"/>
            <w:szCs w:val="18"/>
            <w:lang w:val="en-GB"/>
          </w:rPr>
          <w:t xml:space="preserve"> cloud infrastructure requirements, including compute, storage, and data management needs, along with recommendations for scalable and secure deployment architecture</w:t>
        </w:r>
      </w:ins>
    </w:p>
    <w:p w14:paraId="1EBE3CCD" w14:textId="77777777" w:rsidR="00352211" w:rsidRPr="005D76A9" w:rsidRDefault="00352211" w:rsidP="00352211">
      <w:pPr>
        <w:numPr>
          <w:ilvl w:val="0"/>
          <w:numId w:val="30"/>
        </w:numPr>
        <w:spacing w:after="0" w:line="240" w:lineRule="atLeast"/>
        <w:contextualSpacing/>
        <w:jc w:val="both"/>
        <w:rPr>
          <w:ins w:id="72" w:author="Kumar, Partik" w:date="2026-05-08T11:33:00Z" w16du:dateUtc="2026-05-08T06:03:00Z"/>
          <w:rFonts w:ascii="Calibri" w:eastAsia="Calibri" w:hAnsi="Calibri" w:cs="Calibri"/>
          <w:sz w:val="22"/>
          <w:szCs w:val="18"/>
        </w:rPr>
      </w:pPr>
      <w:ins w:id="73" w:author="Kumar, Partik" w:date="2026-05-08T11:33:00Z" w16du:dateUtc="2026-05-08T06:03:00Z">
        <w:r w:rsidRPr="005D76A9">
          <w:rPr>
            <w:rFonts w:ascii="Calibri" w:eastAsia="Calibri" w:hAnsi="Calibri" w:cs="Calibri"/>
            <w:sz w:val="22"/>
            <w:szCs w:val="18"/>
          </w:rPr>
          <w:t>Preparation of action plan for the implementation of the project</w:t>
        </w:r>
      </w:ins>
    </w:p>
    <w:p w14:paraId="032F4B6F" w14:textId="77777777" w:rsidR="00352211" w:rsidRPr="005D76A9" w:rsidRDefault="00352211" w:rsidP="00352211">
      <w:pPr>
        <w:spacing w:after="0" w:line="240" w:lineRule="atLeast"/>
        <w:contextualSpacing/>
        <w:jc w:val="both"/>
        <w:rPr>
          <w:ins w:id="74" w:author="Kumar, Partik" w:date="2026-05-08T11:33:00Z" w16du:dateUtc="2026-05-08T06:03:00Z"/>
          <w:rFonts w:ascii="Calibri" w:eastAsia="Calibri" w:hAnsi="Calibri" w:cs="Calibri"/>
          <w:sz w:val="22"/>
          <w:szCs w:val="18"/>
        </w:rPr>
      </w:pPr>
    </w:p>
    <w:p w14:paraId="272958B4" w14:textId="77777777" w:rsidR="00352211" w:rsidRDefault="00352211" w:rsidP="006C68CC">
      <w:pPr>
        <w:spacing w:line="259" w:lineRule="auto"/>
        <w:jc w:val="both"/>
        <w:rPr>
          <w:ins w:id="75" w:author="Goel, Rajat" w:date="2026-05-08T17:39:00Z" w16du:dateUtc="2026-05-08T12:09:00Z"/>
          <w:rFonts w:ascii="Verdana" w:hAnsi="Verdana"/>
        </w:rPr>
      </w:pPr>
    </w:p>
    <w:p w14:paraId="6A20502D" w14:textId="40407A2A" w:rsidR="00DE7483" w:rsidDel="00CD4F4D" w:rsidRDefault="00DE7483" w:rsidP="006C68CC">
      <w:pPr>
        <w:spacing w:line="259" w:lineRule="auto"/>
        <w:jc w:val="both"/>
        <w:rPr>
          <w:del w:id="76" w:author="Goel, Rajat" w:date="2026-05-08T17:39:00Z" w16du:dateUtc="2026-05-08T12:09:00Z"/>
          <w:rFonts w:ascii="Verdana" w:hAnsi="Verdana"/>
        </w:rPr>
      </w:pPr>
    </w:p>
    <w:p w14:paraId="4BB66BF6" w14:textId="77777777" w:rsidR="00176E39" w:rsidRDefault="00176E39" w:rsidP="00176E39">
      <w:pPr>
        <w:spacing w:after="0" w:line="240" w:lineRule="atLeast"/>
        <w:contextualSpacing/>
        <w:jc w:val="both"/>
        <w:rPr>
          <w:ins w:id="77" w:author="Goel, Rajat" w:date="2026-05-08T17:36:00Z" w16du:dateUtc="2026-05-08T12:06:00Z"/>
          <w:rFonts w:ascii="Calibri" w:eastAsia="Calibri" w:hAnsi="Calibri" w:cs="Times New Roman"/>
          <w:b/>
          <w:bCs/>
          <w:sz w:val="22"/>
          <w:szCs w:val="22"/>
          <w:lang w:val="en-US"/>
        </w:rPr>
      </w:pPr>
      <w:ins w:id="78" w:author="Goel, Rajat" w:date="2026-05-08T17:36:00Z" w16du:dateUtc="2026-05-08T12:06:00Z">
        <w:r>
          <w:rPr>
            <w:rFonts w:ascii="Calibri" w:eastAsia="Calibri" w:hAnsi="Calibri" w:cs="Times New Roman"/>
            <w:b/>
            <w:bCs/>
            <w:sz w:val="22"/>
            <w:szCs w:val="22"/>
            <w:lang w:val="en-US"/>
          </w:rPr>
          <w:t>Work Package 2</w:t>
        </w:r>
        <w:r w:rsidRPr="00134944">
          <w:rPr>
            <w:rFonts w:ascii="Calibri" w:eastAsia="Calibri" w:hAnsi="Calibri" w:cs="Times New Roman"/>
            <w:b/>
            <w:bCs/>
            <w:sz w:val="22"/>
            <w:szCs w:val="22"/>
            <w:lang w:val="en-US"/>
          </w:rPr>
          <w:t>: Implementation of the AI/ML based Demand Forecasting Tool</w:t>
        </w:r>
      </w:ins>
    </w:p>
    <w:p w14:paraId="3058911D" w14:textId="2C4D5FB9" w:rsidR="00176E39" w:rsidRPr="00134944" w:rsidRDefault="00176E39" w:rsidP="00176E39">
      <w:pPr>
        <w:spacing w:after="0" w:line="240" w:lineRule="atLeast"/>
        <w:contextualSpacing/>
        <w:jc w:val="both"/>
        <w:rPr>
          <w:ins w:id="79" w:author="Goel, Rajat" w:date="2026-05-08T17:36:00Z" w16du:dateUtc="2026-05-08T12:06:00Z"/>
          <w:rFonts w:ascii="Calibri" w:eastAsia="Calibri" w:hAnsi="Calibri" w:cs="Times New Roman"/>
          <w:b/>
          <w:bCs/>
          <w:sz w:val="22"/>
          <w:szCs w:val="22"/>
          <w:lang w:val="en-US"/>
          <w:rPrChange w:id="80" w:author="Kumar, Partik" w:date="2026-05-08T11:50:00Z" w16du:dateUtc="2026-05-08T06:20:00Z">
            <w:rPr>
              <w:ins w:id="81" w:author="Goel, Rajat" w:date="2026-05-08T17:36:00Z" w16du:dateUtc="2026-05-08T12:06:00Z"/>
              <w:rFonts w:ascii="Calibri" w:eastAsia="Calibri" w:hAnsi="Calibri" w:cs="Calibri"/>
              <w:sz w:val="22"/>
              <w:szCs w:val="18"/>
            </w:rPr>
          </w:rPrChange>
        </w:rPr>
        <w:pPrChange w:id="82" w:author="Kumar, Partik" w:date="2026-05-08T11:49:00Z" w16du:dateUtc="2026-05-08T06:19:00Z">
          <w:pPr>
            <w:numPr>
              <w:numId w:val="19"/>
            </w:numPr>
            <w:spacing w:after="0" w:line="240" w:lineRule="atLeast"/>
            <w:ind w:left="720" w:hanging="360"/>
            <w:contextualSpacing/>
            <w:jc w:val="both"/>
          </w:pPr>
        </w:pPrChange>
      </w:pPr>
      <w:ins w:id="83" w:author="Goel, Rajat" w:date="2026-05-08T17:36:00Z" w16du:dateUtc="2026-05-08T12:06:00Z">
        <w:r w:rsidRPr="00331AED">
          <w:rPr>
            <w:rFonts w:ascii="Calibri" w:eastAsia="Calibri" w:hAnsi="Calibri" w:cs="Calibri"/>
            <w:sz w:val="22"/>
            <w:szCs w:val="18"/>
          </w:rPr>
          <w:t xml:space="preserve">Based on the analysis performed under </w:t>
        </w:r>
        <w:r w:rsidR="00EB2612">
          <w:rPr>
            <w:rFonts w:ascii="Calibri" w:eastAsia="Calibri" w:hAnsi="Calibri" w:cs="Calibri"/>
            <w:sz w:val="22"/>
            <w:szCs w:val="18"/>
          </w:rPr>
          <w:t xml:space="preserve">Work Package </w:t>
        </w:r>
        <w:r w:rsidRPr="00331AED">
          <w:rPr>
            <w:rFonts w:ascii="Calibri" w:eastAsia="Calibri" w:hAnsi="Calibri" w:cs="Calibri"/>
            <w:sz w:val="22"/>
            <w:szCs w:val="18"/>
          </w:rPr>
          <w:t xml:space="preserve">1, contractor is responsible for providing a suitable load forecasting application. Under this work package, contractor is required to perform following tasks during </w:t>
        </w:r>
        <w:r>
          <w:rPr>
            <w:rFonts w:ascii="Calibri" w:eastAsia="Calibri" w:hAnsi="Calibri" w:cs="Calibri"/>
            <w:sz w:val="22"/>
            <w:szCs w:val="18"/>
          </w:rPr>
          <w:t xml:space="preserve">development and </w:t>
        </w:r>
        <w:r w:rsidRPr="00331AED">
          <w:rPr>
            <w:rFonts w:ascii="Calibri" w:eastAsia="Calibri" w:hAnsi="Calibri" w:cs="Calibri"/>
            <w:sz w:val="22"/>
            <w:szCs w:val="18"/>
          </w:rPr>
          <w:t>deployment of application:</w:t>
        </w:r>
      </w:ins>
    </w:p>
    <w:p w14:paraId="50C3C9B8" w14:textId="77777777" w:rsidR="00176E39" w:rsidRPr="003561BB" w:rsidRDefault="00176E39" w:rsidP="00176E39">
      <w:pPr>
        <w:spacing w:after="0" w:line="240" w:lineRule="atLeast"/>
        <w:contextualSpacing/>
        <w:jc w:val="both"/>
        <w:rPr>
          <w:ins w:id="84" w:author="Goel, Rajat" w:date="2026-05-08T17:36:00Z" w16du:dateUtc="2026-05-08T12:06:00Z"/>
          <w:rFonts w:ascii="Calibri" w:eastAsia="Calibri" w:hAnsi="Calibri" w:cs="Calibri"/>
          <w:b/>
          <w:bCs/>
          <w:sz w:val="22"/>
          <w:szCs w:val="18"/>
          <w:lang w:val="en-US"/>
          <w:rPrChange w:id="85" w:author="Kumar, Partik" w:date="2026-05-08T16:01:00Z" w16du:dateUtc="2026-05-08T10:31:00Z">
            <w:rPr>
              <w:ins w:id="86" w:author="Goel, Rajat" w:date="2026-05-08T17:36:00Z" w16du:dateUtc="2026-05-08T12:06:00Z"/>
              <w:rFonts w:ascii="Calibri" w:eastAsia="Calibri" w:hAnsi="Calibri" w:cs="Calibri"/>
              <w:b/>
              <w:bCs/>
              <w:sz w:val="22"/>
              <w:szCs w:val="18"/>
            </w:rPr>
          </w:rPrChange>
        </w:rPr>
      </w:pPr>
    </w:p>
    <w:p w14:paraId="3B646507" w14:textId="447111A1" w:rsidR="00D75F6A" w:rsidRPr="00D75F6A" w:rsidRDefault="00EB2612" w:rsidP="00D75F6A">
      <w:pPr>
        <w:rPr>
          <w:rFonts w:cstheme="minorHAnsi"/>
          <w:sz w:val="22"/>
          <w:szCs w:val="22"/>
        </w:rPr>
      </w:pPr>
      <w:ins w:id="87" w:author="Goel, Rajat" w:date="2026-05-08T17:36:00Z" w16du:dateUtc="2026-05-08T12:06:00Z">
        <w:r>
          <w:rPr>
            <w:rFonts w:cstheme="minorHAnsi"/>
            <w:b/>
            <w:bCs/>
            <w:sz w:val="22"/>
            <w:szCs w:val="22"/>
          </w:rPr>
          <w:t xml:space="preserve">Task </w:t>
        </w:r>
      </w:ins>
      <w:ins w:id="88" w:author="Goel, Rajat" w:date="2026-05-08T17:37:00Z" w16du:dateUtc="2026-05-08T12:07:00Z">
        <w:r>
          <w:rPr>
            <w:rFonts w:cstheme="minorHAnsi"/>
            <w:b/>
            <w:bCs/>
            <w:sz w:val="22"/>
            <w:szCs w:val="22"/>
          </w:rPr>
          <w:t>1</w:t>
        </w:r>
      </w:ins>
      <w:ins w:id="89" w:author="Goel, Rajat" w:date="2026-05-08T17:36:00Z" w16du:dateUtc="2026-05-08T12:06:00Z">
        <w:r>
          <w:rPr>
            <w:rFonts w:cstheme="minorHAnsi"/>
            <w:b/>
            <w:bCs/>
            <w:sz w:val="22"/>
            <w:szCs w:val="22"/>
          </w:rPr>
          <w:t xml:space="preserve">: </w:t>
        </w:r>
      </w:ins>
      <w:r w:rsidR="00D75F6A" w:rsidRPr="00D75F6A">
        <w:rPr>
          <w:rFonts w:cstheme="minorHAnsi"/>
          <w:b/>
          <w:bCs/>
          <w:sz w:val="22"/>
          <w:szCs w:val="22"/>
        </w:rPr>
        <w:t>Data Collection &amp; Baselining</w:t>
      </w:r>
      <w:r w:rsidR="00D75F6A" w:rsidRPr="00D75F6A">
        <w:rPr>
          <w:rFonts w:cstheme="minorHAnsi"/>
          <w:sz w:val="22"/>
          <w:szCs w:val="22"/>
        </w:rPr>
        <w:t>:</w:t>
      </w:r>
    </w:p>
    <w:p w14:paraId="158483C1" w14:textId="4B041707" w:rsidR="00D75F6A" w:rsidRPr="00D75F6A" w:rsidRDefault="00D75F6A" w:rsidP="00D75F6A">
      <w:pPr>
        <w:pStyle w:val="ListParagraph"/>
        <w:numPr>
          <w:ilvl w:val="0"/>
          <w:numId w:val="17"/>
        </w:numPr>
        <w:spacing w:after="160" w:line="278" w:lineRule="auto"/>
        <w:jc w:val="both"/>
        <w:rPr>
          <w:rFonts w:cstheme="minorHAnsi"/>
          <w:sz w:val="22"/>
          <w:szCs w:val="22"/>
        </w:rPr>
      </w:pPr>
      <w:r w:rsidRPr="00D75F6A">
        <w:rPr>
          <w:rFonts w:cstheme="minorHAnsi"/>
          <w:sz w:val="22"/>
          <w:szCs w:val="22"/>
        </w:rPr>
        <w:t xml:space="preserve">Gather at least </w:t>
      </w:r>
      <w:r w:rsidRPr="00D75F6A">
        <w:rPr>
          <w:rFonts w:cstheme="minorHAnsi"/>
          <w:b/>
          <w:bCs/>
          <w:sz w:val="22"/>
          <w:szCs w:val="22"/>
        </w:rPr>
        <w:t>10 years of historical data</w:t>
      </w:r>
      <w:r w:rsidRPr="00D75F6A">
        <w:rPr>
          <w:rFonts w:cstheme="minorHAnsi"/>
          <w:sz w:val="22"/>
          <w:szCs w:val="22"/>
        </w:rPr>
        <w:t xml:space="preserve"> of the time-block wise Demand.</w:t>
      </w:r>
    </w:p>
    <w:p w14:paraId="17BF3E29" w14:textId="77777777" w:rsidR="00D75F6A" w:rsidRPr="00D75F6A" w:rsidRDefault="00D75F6A" w:rsidP="00D75F6A">
      <w:pPr>
        <w:pStyle w:val="ListParagraph"/>
        <w:numPr>
          <w:ilvl w:val="0"/>
          <w:numId w:val="17"/>
        </w:numPr>
        <w:spacing w:after="160" w:line="278" w:lineRule="auto"/>
        <w:jc w:val="both"/>
        <w:rPr>
          <w:rFonts w:cstheme="minorHAnsi"/>
          <w:sz w:val="22"/>
          <w:szCs w:val="22"/>
        </w:rPr>
      </w:pPr>
      <w:r w:rsidRPr="00D75F6A">
        <w:rPr>
          <w:rFonts w:cstheme="minorHAnsi"/>
          <w:sz w:val="22"/>
          <w:szCs w:val="22"/>
        </w:rPr>
        <w:t xml:space="preserve">Incorporate </w:t>
      </w:r>
      <w:r w:rsidRPr="00D75F6A">
        <w:rPr>
          <w:rFonts w:cstheme="minorHAnsi"/>
          <w:b/>
          <w:bCs/>
          <w:sz w:val="22"/>
          <w:szCs w:val="22"/>
        </w:rPr>
        <w:t>state-specific drivers</w:t>
      </w:r>
      <w:r w:rsidRPr="00D75F6A">
        <w:rPr>
          <w:rFonts w:cstheme="minorHAnsi"/>
          <w:sz w:val="22"/>
          <w:szCs w:val="22"/>
        </w:rPr>
        <w:t xml:space="preserve"> such as GDP growth, population trends, and urbanization rates.</w:t>
      </w:r>
    </w:p>
    <w:p w14:paraId="1EC06378" w14:textId="77777777" w:rsidR="00D75F6A" w:rsidRDefault="00D75F6A" w:rsidP="00D75F6A">
      <w:pPr>
        <w:pStyle w:val="ListParagraph"/>
        <w:numPr>
          <w:ilvl w:val="0"/>
          <w:numId w:val="17"/>
        </w:numPr>
        <w:spacing w:after="160" w:line="278" w:lineRule="auto"/>
        <w:jc w:val="both"/>
        <w:rPr>
          <w:ins w:id="90" w:author="Goel, Rajat" w:date="2026-05-08T17:37:00Z" w16du:dateUtc="2026-05-08T12:07:00Z"/>
          <w:rFonts w:cstheme="minorHAnsi"/>
          <w:sz w:val="22"/>
          <w:szCs w:val="22"/>
        </w:rPr>
      </w:pPr>
      <w:r w:rsidRPr="00D75F6A">
        <w:rPr>
          <w:rFonts w:cstheme="minorHAnsi"/>
          <w:sz w:val="22"/>
          <w:szCs w:val="22"/>
        </w:rPr>
        <w:t>Analyze distributed weather parameters (temperature, rainfall) which significantly impact demand in hilly and plains regions.</w:t>
      </w:r>
    </w:p>
    <w:p w14:paraId="5D88DEA1" w14:textId="2E9B8923" w:rsidR="00EB2612" w:rsidRPr="00D75F6A" w:rsidRDefault="00C73BD7" w:rsidP="00D75F6A">
      <w:pPr>
        <w:pStyle w:val="ListParagraph"/>
        <w:numPr>
          <w:ilvl w:val="0"/>
          <w:numId w:val="17"/>
        </w:numPr>
        <w:spacing w:after="160" w:line="278" w:lineRule="auto"/>
        <w:jc w:val="both"/>
        <w:rPr>
          <w:rFonts w:cstheme="minorHAnsi"/>
          <w:sz w:val="22"/>
          <w:szCs w:val="22"/>
        </w:rPr>
      </w:pPr>
      <w:ins w:id="91" w:author="Goel, Rajat" w:date="2026-05-08T17:37:00Z" w16du:dateUtc="2026-05-08T12:07:00Z">
        <w:r>
          <w:rPr>
            <w:rFonts w:ascii="Calibri" w:eastAsia="Calibri" w:hAnsi="Calibri" w:cs="Calibri"/>
            <w:sz w:val="22"/>
            <w:szCs w:val="18"/>
          </w:rPr>
          <w:t>P</w:t>
        </w:r>
        <w:r w:rsidR="00EB2612" w:rsidRPr="00134944">
          <w:rPr>
            <w:rFonts w:ascii="Calibri" w:eastAsia="Calibri" w:hAnsi="Calibri" w:cs="Calibri"/>
            <w:sz w:val="22"/>
            <w:szCs w:val="18"/>
          </w:rPr>
          <w:t xml:space="preserve">ipeline various data from multiple sources (such as SCADA, multiple node ABT meters, WSPs, or any other data required as per contractor) and to reflect in their application. </w:t>
        </w:r>
      </w:ins>
      <w:ins w:id="92" w:author="Goel, Rajat" w:date="2026-05-08T17:38:00Z" w16du:dateUtc="2026-05-08T12:08:00Z">
        <w:r>
          <w:rPr>
            <w:rFonts w:ascii="Calibri" w:eastAsia="Calibri" w:hAnsi="Calibri" w:cs="Calibri"/>
            <w:sz w:val="22"/>
            <w:szCs w:val="18"/>
          </w:rPr>
          <w:t>P</w:t>
        </w:r>
      </w:ins>
      <w:ins w:id="93" w:author="Goel, Rajat" w:date="2026-05-08T17:37:00Z" w16du:dateUtc="2026-05-08T12:07:00Z">
        <w:r w:rsidR="00EB2612" w:rsidRPr="00134944">
          <w:rPr>
            <w:rFonts w:ascii="Calibri" w:eastAsia="Calibri" w:hAnsi="Calibri" w:cs="Calibri"/>
            <w:sz w:val="22"/>
            <w:szCs w:val="18"/>
          </w:rPr>
          <w:t>repa</w:t>
        </w:r>
      </w:ins>
      <w:ins w:id="94" w:author="Goel, Rajat" w:date="2026-05-08T17:38:00Z" w16du:dateUtc="2026-05-08T12:08:00Z">
        <w:r>
          <w:rPr>
            <w:rFonts w:ascii="Calibri" w:eastAsia="Calibri" w:hAnsi="Calibri" w:cs="Calibri"/>
            <w:sz w:val="22"/>
            <w:szCs w:val="18"/>
          </w:rPr>
          <w:t>ration of</w:t>
        </w:r>
      </w:ins>
      <w:ins w:id="95" w:author="Goel, Rajat" w:date="2026-05-08T17:37:00Z" w16du:dateUtc="2026-05-08T12:07:00Z">
        <w:r w:rsidR="00EB2612" w:rsidRPr="00134944">
          <w:rPr>
            <w:rFonts w:ascii="Calibri" w:eastAsia="Calibri" w:hAnsi="Calibri" w:cs="Calibri"/>
            <w:sz w:val="22"/>
            <w:szCs w:val="18"/>
          </w:rPr>
          <w:t xml:space="preserve"> a master repository (preferably on a cloud DB), to perform data cleaning exercise based on identified issues found in data quality for e.g., handling missing values, outliers, duplicates etc.</w:t>
        </w:r>
      </w:ins>
    </w:p>
    <w:p w14:paraId="097702AC" w14:textId="0FB9841C" w:rsidR="00C05C38" w:rsidRPr="00134944" w:rsidRDefault="00C05C38" w:rsidP="00C05C38">
      <w:pPr>
        <w:spacing w:after="0" w:line="240" w:lineRule="atLeast"/>
        <w:contextualSpacing/>
        <w:jc w:val="both"/>
        <w:rPr>
          <w:ins w:id="96" w:author="Kumar, Partik" w:date="2026-05-08T11:57:00Z" w16du:dateUtc="2026-05-08T06:27:00Z"/>
          <w:rFonts w:ascii="Calibri" w:eastAsia="Calibri" w:hAnsi="Calibri" w:cs="Calibri"/>
          <w:b/>
          <w:bCs/>
          <w:sz w:val="22"/>
          <w:szCs w:val="18"/>
        </w:rPr>
      </w:pPr>
      <w:ins w:id="97" w:author="Kumar, Partik" w:date="2026-05-08T11:57:00Z" w16du:dateUtc="2026-05-08T06:27:00Z">
        <w:r w:rsidRPr="00134944">
          <w:rPr>
            <w:rFonts w:ascii="Calibri" w:eastAsia="Calibri" w:hAnsi="Calibri" w:cs="Calibri"/>
            <w:b/>
            <w:bCs/>
            <w:sz w:val="22"/>
            <w:szCs w:val="18"/>
          </w:rPr>
          <w:lastRenderedPageBreak/>
          <w:t xml:space="preserve">Task </w:t>
        </w:r>
      </w:ins>
      <w:r w:rsidR="00EB2612">
        <w:rPr>
          <w:rFonts w:ascii="Calibri" w:eastAsia="Calibri" w:hAnsi="Calibri" w:cs="Calibri"/>
          <w:b/>
          <w:bCs/>
          <w:sz w:val="22"/>
          <w:szCs w:val="18"/>
        </w:rPr>
        <w:t>2</w:t>
      </w:r>
      <w:ins w:id="98" w:author="Kumar, Partik" w:date="2026-05-08T11:57:00Z" w16du:dateUtc="2026-05-08T06:27:00Z">
        <w:r w:rsidRPr="00134944">
          <w:rPr>
            <w:rFonts w:ascii="Calibri" w:eastAsia="Calibri" w:hAnsi="Calibri" w:cs="Calibri"/>
            <w:b/>
            <w:bCs/>
            <w:sz w:val="22"/>
            <w:szCs w:val="18"/>
          </w:rPr>
          <w:t xml:space="preserve">. </w:t>
        </w:r>
      </w:ins>
      <w:r w:rsidR="00EF7734">
        <w:rPr>
          <w:rFonts w:ascii="Calibri" w:eastAsia="Calibri" w:hAnsi="Calibri" w:cs="Calibri"/>
          <w:b/>
          <w:bCs/>
          <w:sz w:val="22"/>
          <w:szCs w:val="18"/>
        </w:rPr>
        <w:t>Modelling &amp; Methodology</w:t>
      </w:r>
    </w:p>
    <w:p w14:paraId="35AE3589" w14:textId="0B3B03BE" w:rsidR="00C05C38" w:rsidRPr="00134944" w:rsidRDefault="00C05C38" w:rsidP="00C05C38">
      <w:pPr>
        <w:spacing w:after="0" w:line="240" w:lineRule="atLeast"/>
        <w:contextualSpacing/>
        <w:jc w:val="both"/>
        <w:rPr>
          <w:ins w:id="99" w:author="Kumar, Partik" w:date="2026-05-08T11:57:00Z" w16du:dateUtc="2026-05-08T06:27:00Z"/>
          <w:rFonts w:ascii="Calibri" w:eastAsia="Calibri" w:hAnsi="Calibri" w:cs="Calibri"/>
          <w:sz w:val="22"/>
          <w:szCs w:val="18"/>
        </w:rPr>
      </w:pPr>
      <w:ins w:id="100" w:author="Kumar, Partik" w:date="2026-05-08T11:57:00Z" w16du:dateUtc="2026-05-08T06:27:00Z">
        <w:r w:rsidRPr="00134944">
          <w:rPr>
            <w:rFonts w:ascii="Calibri" w:eastAsia="Calibri" w:hAnsi="Calibri" w:cs="Calibri"/>
            <w:sz w:val="22"/>
            <w:szCs w:val="18"/>
          </w:rPr>
          <w:t>In this task, the contractor is tasked with creating AI forecasting model, followed by a rigorous testing phase. After identifying the best-performing model, it should be refined, benchmarked against standards, and deployed for practical use by the contractor. Contractor is required to consider the following points, but are not limited to:</w:t>
        </w:r>
      </w:ins>
    </w:p>
    <w:p w14:paraId="3648A6BA" w14:textId="77777777" w:rsidR="00C05C38" w:rsidRDefault="00C05C38" w:rsidP="00C05C38">
      <w:pPr>
        <w:numPr>
          <w:ilvl w:val="0"/>
          <w:numId w:val="24"/>
        </w:numPr>
        <w:spacing w:after="0" w:line="240" w:lineRule="atLeast"/>
        <w:contextualSpacing/>
        <w:jc w:val="both"/>
        <w:rPr>
          <w:ins w:id="101" w:author="Kumar, Partik" w:date="2026-05-08T11:57:00Z" w16du:dateUtc="2026-05-08T06:27:00Z"/>
          <w:rFonts w:ascii="Calibri" w:eastAsia="Calibri" w:hAnsi="Calibri" w:cs="Calibri"/>
          <w:sz w:val="22"/>
          <w:szCs w:val="18"/>
        </w:rPr>
      </w:pPr>
      <w:ins w:id="102" w:author="Kumar, Partik" w:date="2026-05-08T11:57:00Z" w16du:dateUtc="2026-05-08T06:27:00Z">
        <w:r w:rsidRPr="00134944">
          <w:rPr>
            <w:rFonts w:ascii="Calibri" w:eastAsia="Calibri" w:hAnsi="Calibri" w:cs="Calibri"/>
            <w:sz w:val="22"/>
            <w:szCs w:val="18"/>
          </w:rPr>
          <w:t>Testing, refining, benchmarking, and deployment of the best fit model</w:t>
        </w:r>
      </w:ins>
    </w:p>
    <w:p w14:paraId="1C3103D1" w14:textId="77777777" w:rsidR="00C05C38" w:rsidRPr="00134944" w:rsidRDefault="00C05C38" w:rsidP="00C05C38">
      <w:pPr>
        <w:numPr>
          <w:ilvl w:val="0"/>
          <w:numId w:val="24"/>
        </w:numPr>
        <w:spacing w:after="0" w:line="240" w:lineRule="atLeast"/>
        <w:contextualSpacing/>
        <w:jc w:val="both"/>
        <w:rPr>
          <w:ins w:id="103" w:author="Kumar, Partik" w:date="2026-05-08T11:57:00Z" w16du:dateUtc="2026-05-08T06:27:00Z"/>
          <w:rFonts w:ascii="Calibri" w:eastAsia="Calibri" w:hAnsi="Calibri" w:cs="Calibri"/>
          <w:sz w:val="22"/>
          <w:szCs w:val="18"/>
          <w:rPrChange w:id="104" w:author="Kumar, Partik" w:date="2026-05-08T11:57:00Z" w16du:dateUtc="2026-05-08T06:27:00Z">
            <w:rPr>
              <w:ins w:id="105" w:author="Kumar, Partik" w:date="2026-05-08T11:57:00Z" w16du:dateUtc="2026-05-08T06:27:00Z"/>
              <w:rFonts w:ascii="Times New Roman" w:hAnsi="Times New Roman" w:cs="Times New Roman"/>
              <w:b/>
              <w:bCs/>
            </w:rPr>
          </w:rPrChange>
        </w:rPr>
        <w:pPrChange w:id="106" w:author="Kumar, Partik" w:date="2026-05-08T11:57:00Z" w16du:dateUtc="2026-05-08T06:27:00Z">
          <w:pPr>
            <w:jc w:val="both"/>
          </w:pPr>
        </w:pPrChange>
      </w:pPr>
      <w:ins w:id="107" w:author="Kumar, Partik" w:date="2026-05-08T11:57:00Z" w16du:dateUtc="2026-05-08T06:27:00Z">
        <w:r w:rsidRPr="00134944">
          <w:rPr>
            <w:rFonts w:ascii="Calibri" w:eastAsia="Calibri" w:hAnsi="Calibri" w:cs="Calibri"/>
            <w:sz w:val="22"/>
            <w:szCs w:val="18"/>
          </w:rPr>
          <w:t>Continuous result monitoring and model retraining</w:t>
        </w:r>
      </w:ins>
    </w:p>
    <w:p w14:paraId="1F6C1F07" w14:textId="0EAE77BE" w:rsidR="00C05C38" w:rsidRPr="00730358" w:rsidRDefault="00C05C38" w:rsidP="00C05C38">
      <w:pPr>
        <w:jc w:val="both"/>
        <w:rPr>
          <w:rFonts w:cstheme="minorHAnsi"/>
          <w:sz w:val="22"/>
          <w:szCs w:val="22"/>
        </w:rPr>
      </w:pPr>
    </w:p>
    <w:p w14:paraId="11EF0891" w14:textId="77777777" w:rsidR="00C05C38" w:rsidRPr="00BE6A7B" w:rsidRDefault="00C05C38" w:rsidP="00C05C38">
      <w:pPr>
        <w:pStyle w:val="ListParagraph"/>
        <w:numPr>
          <w:ilvl w:val="0"/>
          <w:numId w:val="18"/>
        </w:numPr>
        <w:spacing w:after="160" w:line="278" w:lineRule="auto"/>
        <w:jc w:val="both"/>
        <w:rPr>
          <w:rFonts w:cstheme="minorHAnsi"/>
          <w:sz w:val="22"/>
          <w:szCs w:val="22"/>
          <w:rPrChange w:id="108" w:author="Kumar, Partik" w:date="2026-05-08T12:05:00Z" w16du:dateUtc="2026-05-08T06:35:00Z">
            <w:rPr>
              <w:rFonts w:ascii="Times New Roman" w:hAnsi="Times New Roman" w:cs="Times New Roman"/>
            </w:rPr>
          </w:rPrChange>
        </w:rPr>
      </w:pPr>
      <w:r w:rsidRPr="00BE6A7B">
        <w:rPr>
          <w:rFonts w:cstheme="minorHAnsi"/>
          <w:sz w:val="22"/>
          <w:szCs w:val="22"/>
          <w:rPrChange w:id="109" w:author="Kumar, Partik" w:date="2026-05-08T12:05:00Z" w16du:dateUtc="2026-05-08T06:35:00Z">
            <w:rPr>
              <w:rFonts w:ascii="Times New Roman" w:hAnsi="Times New Roman" w:cs="Times New Roman"/>
            </w:rPr>
          </w:rPrChange>
        </w:rPr>
        <w:t xml:space="preserve">Develop state-level and granular forecasts at the </w:t>
      </w:r>
      <w:r w:rsidRPr="00BE6A7B">
        <w:rPr>
          <w:rFonts w:cstheme="minorHAnsi"/>
          <w:b/>
          <w:bCs/>
          <w:sz w:val="22"/>
          <w:szCs w:val="22"/>
          <w:rPrChange w:id="110" w:author="Kumar, Partik" w:date="2026-05-08T12:05:00Z" w16du:dateUtc="2026-05-08T06:35:00Z">
            <w:rPr>
              <w:rFonts w:ascii="Times New Roman" w:hAnsi="Times New Roman" w:cs="Times New Roman"/>
              <w:b/>
              <w:bCs/>
            </w:rPr>
          </w:rPrChange>
        </w:rPr>
        <w:t>Zonal, Circle, and Sub-station levels</w:t>
      </w:r>
      <w:r w:rsidRPr="00BE6A7B">
        <w:rPr>
          <w:rFonts w:cstheme="minorHAnsi"/>
          <w:sz w:val="22"/>
          <w:szCs w:val="22"/>
          <w:rPrChange w:id="111" w:author="Kumar, Partik" w:date="2026-05-08T12:05:00Z" w16du:dateUtc="2026-05-08T06:35:00Z">
            <w:rPr>
              <w:rFonts w:ascii="Times New Roman" w:hAnsi="Times New Roman" w:cs="Times New Roman"/>
            </w:rPr>
          </w:rPrChange>
        </w:rPr>
        <w:t>.</w:t>
      </w:r>
    </w:p>
    <w:p w14:paraId="1A285EEC" w14:textId="77777777" w:rsidR="00C05C38" w:rsidRPr="00BE6A7B" w:rsidRDefault="00C05C38" w:rsidP="00C05C38">
      <w:pPr>
        <w:pStyle w:val="ListParagraph"/>
        <w:numPr>
          <w:ilvl w:val="0"/>
          <w:numId w:val="18"/>
        </w:numPr>
        <w:spacing w:after="160" w:line="278" w:lineRule="auto"/>
        <w:jc w:val="both"/>
        <w:rPr>
          <w:rFonts w:cstheme="minorHAnsi"/>
          <w:sz w:val="22"/>
          <w:szCs w:val="22"/>
          <w:rPrChange w:id="112" w:author="Kumar, Partik" w:date="2026-05-08T12:05:00Z" w16du:dateUtc="2026-05-08T06:35:00Z">
            <w:rPr>
              <w:rFonts w:ascii="Times New Roman" w:hAnsi="Times New Roman" w:cs="Times New Roman"/>
            </w:rPr>
          </w:rPrChange>
        </w:rPr>
      </w:pPr>
      <w:r w:rsidRPr="00BE6A7B">
        <w:rPr>
          <w:rFonts w:cstheme="minorHAnsi"/>
          <w:sz w:val="22"/>
          <w:szCs w:val="22"/>
          <w:rPrChange w:id="113" w:author="Kumar, Partik" w:date="2026-05-08T12:05:00Z" w16du:dateUtc="2026-05-08T06:35:00Z">
            <w:rPr>
              <w:rFonts w:ascii="Times New Roman" w:hAnsi="Times New Roman" w:cs="Times New Roman"/>
            </w:rPr>
          </w:rPrChange>
        </w:rPr>
        <w:t xml:space="preserve">Utilize advanced techniques like </w:t>
      </w:r>
      <w:r w:rsidRPr="00BE6A7B">
        <w:rPr>
          <w:rFonts w:cstheme="minorHAnsi"/>
          <w:b/>
          <w:bCs/>
          <w:sz w:val="22"/>
          <w:szCs w:val="22"/>
          <w:rPrChange w:id="114" w:author="Kumar, Partik" w:date="2026-05-08T12:05:00Z" w16du:dateUtc="2026-05-08T06:35:00Z">
            <w:rPr>
              <w:rFonts w:ascii="Times New Roman" w:hAnsi="Times New Roman" w:cs="Times New Roman"/>
              <w:b/>
              <w:bCs/>
            </w:rPr>
          </w:rPrChange>
        </w:rPr>
        <w:t>Econometric Modelling, Partial Adjustment Models (PAM)</w:t>
      </w:r>
      <w:r w:rsidRPr="00BE6A7B">
        <w:rPr>
          <w:rFonts w:cstheme="minorHAnsi"/>
          <w:sz w:val="22"/>
          <w:szCs w:val="22"/>
          <w:rPrChange w:id="115" w:author="Kumar, Partik" w:date="2026-05-08T12:05:00Z" w16du:dateUtc="2026-05-08T06:35:00Z">
            <w:rPr>
              <w:rFonts w:ascii="Times New Roman" w:hAnsi="Times New Roman" w:cs="Times New Roman"/>
            </w:rPr>
          </w:rPrChange>
        </w:rPr>
        <w:t xml:space="preserve">, or </w:t>
      </w:r>
      <w:r w:rsidRPr="00BE6A7B">
        <w:rPr>
          <w:rFonts w:cstheme="minorHAnsi"/>
          <w:b/>
          <w:bCs/>
          <w:sz w:val="22"/>
          <w:szCs w:val="22"/>
          <w:rPrChange w:id="116" w:author="Kumar, Partik" w:date="2026-05-08T12:05:00Z" w16du:dateUtc="2026-05-08T06:35:00Z">
            <w:rPr>
              <w:rFonts w:ascii="Times New Roman" w:hAnsi="Times New Roman" w:cs="Times New Roman"/>
              <w:b/>
              <w:bCs/>
            </w:rPr>
          </w:rPrChange>
        </w:rPr>
        <w:t>Artificial Intelligence/Machine Learning</w:t>
      </w:r>
      <w:r w:rsidRPr="00BE6A7B">
        <w:rPr>
          <w:rFonts w:cstheme="minorHAnsi"/>
          <w:sz w:val="22"/>
          <w:szCs w:val="22"/>
          <w:rPrChange w:id="117" w:author="Kumar, Partik" w:date="2026-05-08T12:05:00Z" w16du:dateUtc="2026-05-08T06:35:00Z">
            <w:rPr>
              <w:rFonts w:ascii="Times New Roman" w:hAnsi="Times New Roman" w:cs="Times New Roman"/>
            </w:rPr>
          </w:rPrChange>
        </w:rPr>
        <w:t xml:space="preserve"> for improved accuracy.</w:t>
      </w:r>
    </w:p>
    <w:p w14:paraId="19CE38B6" w14:textId="77777777" w:rsidR="00C05C38" w:rsidRPr="00BE6A7B" w:rsidRDefault="00C05C38" w:rsidP="00C05C38">
      <w:pPr>
        <w:pStyle w:val="ListParagraph"/>
        <w:numPr>
          <w:ilvl w:val="0"/>
          <w:numId w:val="18"/>
        </w:numPr>
        <w:spacing w:after="160" w:line="278" w:lineRule="auto"/>
        <w:jc w:val="both"/>
        <w:rPr>
          <w:rFonts w:cstheme="minorHAnsi"/>
          <w:sz w:val="22"/>
          <w:szCs w:val="22"/>
          <w:rPrChange w:id="118" w:author="Kumar, Partik" w:date="2026-05-08T12:05:00Z" w16du:dateUtc="2026-05-08T06:35:00Z">
            <w:rPr>
              <w:rFonts w:ascii="Times New Roman" w:hAnsi="Times New Roman" w:cs="Times New Roman"/>
            </w:rPr>
          </w:rPrChange>
        </w:rPr>
      </w:pPr>
      <w:r w:rsidRPr="00BE6A7B">
        <w:rPr>
          <w:rFonts w:cstheme="minorHAnsi"/>
          <w:sz w:val="22"/>
          <w:szCs w:val="22"/>
          <w:rPrChange w:id="119" w:author="Kumar, Partik" w:date="2026-05-08T12:05:00Z" w16du:dateUtc="2026-05-08T06:35:00Z">
            <w:rPr>
              <w:rFonts w:ascii="Times New Roman" w:hAnsi="Times New Roman" w:cs="Times New Roman"/>
            </w:rPr>
          </w:rPrChange>
        </w:rPr>
        <w:t xml:space="preserve">Perform </w:t>
      </w:r>
      <w:r w:rsidRPr="00BE6A7B">
        <w:rPr>
          <w:rFonts w:cstheme="minorHAnsi"/>
          <w:b/>
          <w:bCs/>
          <w:sz w:val="22"/>
          <w:szCs w:val="22"/>
          <w:rPrChange w:id="120" w:author="Kumar, Partik" w:date="2026-05-08T12:05:00Z" w16du:dateUtc="2026-05-08T06:35:00Z">
            <w:rPr>
              <w:rFonts w:ascii="Times New Roman" w:hAnsi="Times New Roman" w:cs="Times New Roman"/>
              <w:b/>
              <w:bCs/>
            </w:rPr>
          </w:rPrChange>
        </w:rPr>
        <w:t>Scenario Analysis</w:t>
      </w:r>
      <w:r w:rsidRPr="00BE6A7B">
        <w:rPr>
          <w:rFonts w:cstheme="minorHAnsi"/>
          <w:sz w:val="22"/>
          <w:szCs w:val="22"/>
          <w:rPrChange w:id="121" w:author="Kumar, Partik" w:date="2026-05-08T12:05:00Z" w16du:dateUtc="2026-05-08T06:35:00Z">
            <w:rPr>
              <w:rFonts w:ascii="Times New Roman" w:hAnsi="Times New Roman" w:cs="Times New Roman"/>
            </w:rPr>
          </w:rPrChange>
        </w:rPr>
        <w:t xml:space="preserve"> for at least three cases: Optimistic, Business As Usual (BAU), and Pessimistic</w:t>
      </w:r>
      <w:ins w:id="122" w:author="Kumar, Partik" w:date="2026-05-08T12:02:00Z" w16du:dateUtc="2026-05-08T06:32:00Z">
        <w:r w:rsidRPr="00BE6A7B">
          <w:rPr>
            <w:rFonts w:cstheme="minorHAnsi"/>
            <w:sz w:val="22"/>
            <w:szCs w:val="22"/>
            <w:rPrChange w:id="123" w:author="Kumar, Partik" w:date="2026-05-08T12:05:00Z" w16du:dateUtc="2026-05-08T06:35:00Z">
              <w:rPr>
                <w:rFonts w:cstheme="minorHAnsi"/>
              </w:rPr>
            </w:rPrChange>
          </w:rPr>
          <w:t xml:space="preserve"> for the year-ahead demand forecasts</w:t>
        </w:r>
      </w:ins>
      <w:del w:id="124" w:author="Kumar, Partik" w:date="2026-05-08T12:02:00Z" w16du:dateUtc="2026-05-08T06:32:00Z">
        <w:r w:rsidRPr="00BE6A7B" w:rsidDel="00544943">
          <w:rPr>
            <w:rFonts w:cstheme="minorHAnsi"/>
            <w:sz w:val="22"/>
            <w:szCs w:val="22"/>
            <w:rPrChange w:id="125" w:author="Kumar, Partik" w:date="2026-05-08T12:05:00Z" w16du:dateUtc="2026-05-08T06:35:00Z">
              <w:rPr>
                <w:rFonts w:ascii="Times New Roman" w:hAnsi="Times New Roman" w:cs="Times New Roman"/>
              </w:rPr>
            </w:rPrChange>
          </w:rPr>
          <w:delText>.</w:delText>
        </w:r>
      </w:del>
    </w:p>
    <w:p w14:paraId="176261B5" w14:textId="132337B9" w:rsidR="00C05C38" w:rsidRPr="00956682" w:rsidRDefault="00631C4E" w:rsidP="00C05C38">
      <w:pPr>
        <w:jc w:val="both"/>
        <w:rPr>
          <w:rFonts w:cstheme="minorHAnsi"/>
          <w:sz w:val="22"/>
          <w:szCs w:val="22"/>
          <w:highlight w:val="yellow"/>
          <w:rPrChange w:id="126" w:author="Kumar, Partik" w:date="2026-05-08T16:10:00Z" w16du:dateUtc="2026-05-08T10:40:00Z">
            <w:rPr>
              <w:rFonts w:ascii="Times New Roman" w:hAnsi="Times New Roman" w:cs="Times New Roman"/>
            </w:rPr>
          </w:rPrChange>
        </w:rPr>
      </w:pPr>
      <w:r>
        <w:rPr>
          <w:rFonts w:cstheme="minorHAnsi"/>
          <w:b/>
          <w:bCs/>
          <w:sz w:val="22"/>
          <w:szCs w:val="22"/>
          <w:highlight w:val="yellow"/>
        </w:rPr>
        <w:t xml:space="preserve">Task 3: </w:t>
      </w:r>
      <w:r w:rsidR="00C05C38" w:rsidRPr="00956682">
        <w:rPr>
          <w:rFonts w:cstheme="minorHAnsi"/>
          <w:b/>
          <w:bCs/>
          <w:sz w:val="22"/>
          <w:szCs w:val="22"/>
          <w:highlight w:val="yellow"/>
          <w:rPrChange w:id="127" w:author="Kumar, Partik" w:date="2026-05-08T16:10:00Z" w16du:dateUtc="2026-05-08T10:40:00Z">
            <w:rPr>
              <w:rFonts w:ascii="Times New Roman" w:hAnsi="Times New Roman" w:cs="Times New Roman"/>
              <w:b/>
              <w:bCs/>
            </w:rPr>
          </w:rPrChange>
        </w:rPr>
        <w:t>Specialized Analysis for Uttarakhand</w:t>
      </w:r>
      <w:r w:rsidR="00C05C38" w:rsidRPr="00956682">
        <w:rPr>
          <w:rFonts w:cstheme="minorHAnsi"/>
          <w:sz w:val="22"/>
          <w:szCs w:val="22"/>
          <w:highlight w:val="yellow"/>
          <w:rPrChange w:id="128" w:author="Kumar, Partik" w:date="2026-05-08T16:10:00Z" w16du:dateUtc="2026-05-08T10:40:00Z">
            <w:rPr>
              <w:rFonts w:ascii="Times New Roman" w:hAnsi="Times New Roman" w:cs="Times New Roman"/>
            </w:rPr>
          </w:rPrChange>
        </w:rPr>
        <w:t>:</w:t>
      </w:r>
    </w:p>
    <w:p w14:paraId="344B0A16" w14:textId="77777777" w:rsidR="00C05C38" w:rsidRPr="00956682" w:rsidRDefault="00C05C38" w:rsidP="00C05C38">
      <w:pPr>
        <w:jc w:val="both"/>
        <w:rPr>
          <w:rFonts w:cstheme="minorHAnsi"/>
          <w:sz w:val="22"/>
          <w:szCs w:val="22"/>
          <w:highlight w:val="yellow"/>
          <w:rPrChange w:id="129" w:author="Kumar, Partik" w:date="2026-05-08T16:10:00Z" w16du:dateUtc="2026-05-08T10:40:00Z">
            <w:rPr>
              <w:rFonts w:ascii="Times New Roman" w:hAnsi="Times New Roman" w:cs="Times New Roman"/>
            </w:rPr>
          </w:rPrChange>
        </w:rPr>
      </w:pPr>
      <w:r w:rsidRPr="00956682">
        <w:rPr>
          <w:rFonts w:cstheme="minorHAnsi"/>
          <w:sz w:val="22"/>
          <w:szCs w:val="22"/>
          <w:highlight w:val="yellow"/>
          <w:rPrChange w:id="130" w:author="Kumar, Partik" w:date="2026-05-08T16:10:00Z" w16du:dateUtc="2026-05-08T10:40:00Z">
            <w:rPr>
              <w:rFonts w:ascii="Times New Roman" w:hAnsi="Times New Roman" w:cs="Times New Roman"/>
            </w:rPr>
          </w:rPrChange>
        </w:rPr>
        <w:t>The consultant should be responsible to provide actionable data for real-time grid stability.</w:t>
      </w:r>
    </w:p>
    <w:p w14:paraId="3DCEC3B6" w14:textId="77777777" w:rsidR="00C05C38" w:rsidRPr="00956682" w:rsidRDefault="00C05C38" w:rsidP="00C05C38">
      <w:pPr>
        <w:jc w:val="both"/>
        <w:rPr>
          <w:rFonts w:cstheme="minorHAnsi"/>
          <w:sz w:val="22"/>
          <w:szCs w:val="22"/>
          <w:highlight w:val="yellow"/>
          <w:rPrChange w:id="131" w:author="Kumar, Partik" w:date="2026-05-08T16:10:00Z" w16du:dateUtc="2026-05-08T10:40:00Z">
            <w:rPr>
              <w:rFonts w:ascii="Times New Roman" w:hAnsi="Times New Roman" w:cs="Times New Roman"/>
            </w:rPr>
          </w:rPrChange>
        </w:rPr>
      </w:pPr>
      <w:r w:rsidRPr="00956682">
        <w:rPr>
          <w:rFonts w:cstheme="minorHAnsi"/>
          <w:sz w:val="22"/>
          <w:szCs w:val="22"/>
          <w:highlight w:val="yellow"/>
          <w:rPrChange w:id="132" w:author="Kumar, Partik" w:date="2026-05-08T16:10:00Z" w16du:dateUtc="2026-05-08T10:40:00Z">
            <w:rPr>
              <w:rFonts w:ascii="Times New Roman" w:hAnsi="Times New Roman" w:cs="Times New Roman"/>
            </w:rPr>
          </w:rPrChange>
        </w:rPr>
        <w:t xml:space="preserve">Here are the specific deliverables required for the </w:t>
      </w:r>
      <w:r w:rsidRPr="00956682">
        <w:rPr>
          <w:rFonts w:cstheme="minorHAnsi"/>
          <w:b/>
          <w:bCs/>
          <w:sz w:val="22"/>
          <w:szCs w:val="22"/>
          <w:highlight w:val="yellow"/>
          <w:rPrChange w:id="133" w:author="Kumar, Partik" w:date="2026-05-08T16:10:00Z" w16du:dateUtc="2026-05-08T10:40:00Z">
            <w:rPr>
              <w:rFonts w:ascii="Times New Roman" w:hAnsi="Times New Roman" w:cs="Times New Roman"/>
              <w:b/>
              <w:bCs/>
            </w:rPr>
          </w:rPrChange>
        </w:rPr>
        <w:t>System Operation</w:t>
      </w:r>
      <w:r w:rsidRPr="00956682">
        <w:rPr>
          <w:rFonts w:cstheme="minorHAnsi"/>
          <w:sz w:val="22"/>
          <w:szCs w:val="22"/>
          <w:highlight w:val="yellow"/>
          <w:rPrChange w:id="134" w:author="Kumar, Partik" w:date="2026-05-08T16:10:00Z" w16du:dateUtc="2026-05-08T10:40:00Z">
            <w:rPr>
              <w:rFonts w:ascii="Times New Roman" w:hAnsi="Times New Roman" w:cs="Times New Roman"/>
            </w:rPr>
          </w:rPrChange>
        </w:rPr>
        <w:t xml:space="preserve"> purpose:</w:t>
      </w:r>
    </w:p>
    <w:p w14:paraId="4036EF2A" w14:textId="77777777" w:rsidR="00C05C38" w:rsidRPr="00BE6A7B" w:rsidRDefault="00C05C38" w:rsidP="00C05C38">
      <w:pPr>
        <w:jc w:val="both"/>
        <w:rPr>
          <w:rFonts w:cstheme="minorHAnsi"/>
          <w:b/>
          <w:bCs/>
          <w:sz w:val="22"/>
          <w:szCs w:val="22"/>
          <w:rPrChange w:id="135" w:author="Kumar, Partik" w:date="2026-05-08T12:05:00Z" w16du:dateUtc="2026-05-08T06:35:00Z">
            <w:rPr>
              <w:rFonts w:ascii="Times New Roman" w:hAnsi="Times New Roman" w:cs="Times New Roman"/>
              <w:b/>
              <w:bCs/>
            </w:rPr>
          </w:rPrChange>
        </w:rPr>
      </w:pPr>
      <w:r w:rsidRPr="00956682">
        <w:rPr>
          <w:rFonts w:cstheme="minorHAnsi"/>
          <w:b/>
          <w:bCs/>
          <w:sz w:val="22"/>
          <w:szCs w:val="22"/>
          <w:highlight w:val="yellow"/>
          <w:rPrChange w:id="136" w:author="Kumar, Partik" w:date="2026-05-08T16:10:00Z" w16du:dateUtc="2026-05-08T10:40:00Z">
            <w:rPr>
              <w:rFonts w:ascii="Times New Roman" w:hAnsi="Times New Roman" w:cs="Times New Roman"/>
              <w:b/>
              <w:bCs/>
            </w:rPr>
          </w:rPrChange>
        </w:rPr>
        <w:t>1. Operational Forecasting Models</w:t>
      </w:r>
    </w:p>
    <w:p w14:paraId="1681F421" w14:textId="77777777" w:rsidR="00C05C38" w:rsidRPr="00BE6A7B" w:rsidRDefault="00C05C38" w:rsidP="00C05C38">
      <w:pPr>
        <w:numPr>
          <w:ilvl w:val="0"/>
          <w:numId w:val="20"/>
        </w:numPr>
        <w:spacing w:after="160" w:line="278" w:lineRule="auto"/>
        <w:jc w:val="both"/>
        <w:rPr>
          <w:rFonts w:cstheme="minorHAnsi"/>
          <w:sz w:val="22"/>
          <w:szCs w:val="22"/>
          <w:rPrChange w:id="137" w:author="Kumar, Partik" w:date="2026-05-08T12:05:00Z" w16du:dateUtc="2026-05-08T06:35:00Z">
            <w:rPr>
              <w:rFonts w:ascii="Times New Roman" w:hAnsi="Times New Roman" w:cs="Times New Roman"/>
            </w:rPr>
          </w:rPrChange>
        </w:rPr>
      </w:pPr>
      <w:r w:rsidRPr="00BE6A7B">
        <w:rPr>
          <w:rFonts w:cstheme="minorHAnsi"/>
          <w:b/>
          <w:bCs/>
          <w:sz w:val="22"/>
          <w:szCs w:val="22"/>
          <w:rPrChange w:id="138" w:author="Kumar, Partik" w:date="2026-05-08T12:05:00Z" w16du:dateUtc="2026-05-08T06:35:00Z">
            <w:rPr>
              <w:rFonts w:ascii="Times New Roman" w:hAnsi="Times New Roman" w:cs="Times New Roman"/>
              <w:b/>
              <w:bCs/>
            </w:rPr>
          </w:rPrChange>
        </w:rPr>
        <w:t>Day-Ahead, Week-Ahead, Month-Ahead and Year-Ahead Demand Forecasts:</w:t>
      </w:r>
      <w:r w:rsidRPr="00BE6A7B">
        <w:rPr>
          <w:rFonts w:cstheme="minorHAnsi"/>
          <w:sz w:val="22"/>
          <w:szCs w:val="22"/>
          <w:rPrChange w:id="139" w:author="Kumar, Partik" w:date="2026-05-08T12:05:00Z" w16du:dateUtc="2026-05-08T06:35:00Z">
            <w:rPr>
              <w:rFonts w:ascii="Times New Roman" w:hAnsi="Times New Roman" w:cs="Times New Roman"/>
            </w:rPr>
          </w:rPrChange>
        </w:rPr>
        <w:t xml:space="preserve"> Granular models (15-minute time blocks) to help the SLDC plan daily scheduling and minimize deviations.</w:t>
      </w:r>
    </w:p>
    <w:p w14:paraId="127F4F9C" w14:textId="77777777" w:rsidR="00C05C38" w:rsidRPr="00BE6A7B" w:rsidRDefault="00C05C38" w:rsidP="00C05C38">
      <w:pPr>
        <w:numPr>
          <w:ilvl w:val="0"/>
          <w:numId w:val="20"/>
        </w:numPr>
        <w:spacing w:after="160" w:line="278" w:lineRule="auto"/>
        <w:jc w:val="both"/>
        <w:rPr>
          <w:rFonts w:cstheme="minorHAnsi"/>
          <w:sz w:val="22"/>
          <w:szCs w:val="22"/>
          <w:rPrChange w:id="140" w:author="Kumar, Partik" w:date="2026-05-08T12:05:00Z" w16du:dateUtc="2026-05-08T06:35:00Z">
            <w:rPr>
              <w:rFonts w:ascii="Times New Roman" w:hAnsi="Times New Roman" w:cs="Times New Roman"/>
            </w:rPr>
          </w:rPrChange>
        </w:rPr>
      </w:pPr>
      <w:r w:rsidRPr="00BE6A7B">
        <w:rPr>
          <w:rFonts w:cstheme="minorHAnsi"/>
          <w:b/>
          <w:bCs/>
          <w:sz w:val="22"/>
          <w:szCs w:val="22"/>
          <w:rPrChange w:id="141" w:author="Kumar, Partik" w:date="2026-05-08T12:05:00Z" w16du:dateUtc="2026-05-08T06:35:00Z">
            <w:rPr>
              <w:rFonts w:ascii="Times New Roman" w:hAnsi="Times New Roman" w:cs="Times New Roman"/>
              <w:b/>
              <w:bCs/>
            </w:rPr>
          </w:rPrChange>
        </w:rPr>
        <w:t>Intra-day Re-optimization Tools:</w:t>
      </w:r>
      <w:r w:rsidRPr="00BE6A7B">
        <w:rPr>
          <w:rFonts w:cstheme="minorHAnsi"/>
          <w:sz w:val="22"/>
          <w:szCs w:val="22"/>
          <w:rPrChange w:id="142" w:author="Kumar, Partik" w:date="2026-05-08T12:05:00Z" w16du:dateUtc="2026-05-08T06:35:00Z">
            <w:rPr>
              <w:rFonts w:ascii="Times New Roman" w:hAnsi="Times New Roman" w:cs="Times New Roman"/>
            </w:rPr>
          </w:rPrChange>
        </w:rPr>
        <w:t xml:space="preserve"> A framework for the SLDC to adjust forecasts based on sudden weather shifts or unscheduled generation outages.</w:t>
      </w:r>
    </w:p>
    <w:p w14:paraId="391DE14C" w14:textId="5F328B90" w:rsidR="00C05C38" w:rsidRPr="00956682" w:rsidDel="00631C4E" w:rsidRDefault="00C05C38" w:rsidP="00C05C38">
      <w:pPr>
        <w:jc w:val="both"/>
        <w:rPr>
          <w:del w:id="143" w:author="Goel, Rajat" w:date="2026-05-08T17:42:00Z" w16du:dateUtc="2026-05-08T12:12:00Z"/>
          <w:rFonts w:ascii="Times New Roman" w:hAnsi="Times New Roman" w:cs="Times New Roman"/>
          <w:b/>
          <w:bCs/>
          <w:highlight w:val="yellow"/>
          <w:rPrChange w:id="144" w:author="Kumar, Partik" w:date="2026-05-08T16:12:00Z" w16du:dateUtc="2026-05-08T10:42:00Z">
            <w:rPr>
              <w:del w:id="145" w:author="Goel, Rajat" w:date="2026-05-08T17:42:00Z" w16du:dateUtc="2026-05-08T12:12:00Z"/>
              <w:rFonts w:ascii="Times New Roman" w:hAnsi="Times New Roman" w:cs="Times New Roman"/>
              <w:b/>
              <w:bCs/>
            </w:rPr>
          </w:rPrChange>
        </w:rPr>
      </w:pPr>
      <w:del w:id="146" w:author="Goel, Rajat" w:date="2026-05-08T17:42:00Z" w16du:dateUtc="2026-05-08T12:12:00Z">
        <w:r w:rsidRPr="00956682" w:rsidDel="00631C4E">
          <w:rPr>
            <w:rFonts w:ascii="Times New Roman" w:hAnsi="Times New Roman" w:cs="Times New Roman"/>
            <w:b/>
            <w:bCs/>
            <w:highlight w:val="yellow"/>
            <w:rPrChange w:id="147" w:author="Kumar, Partik" w:date="2026-05-08T16:12:00Z" w16du:dateUtc="2026-05-08T10:42:00Z">
              <w:rPr>
                <w:rFonts w:ascii="Times New Roman" w:hAnsi="Times New Roman" w:cs="Times New Roman"/>
                <w:b/>
                <w:bCs/>
              </w:rPr>
            </w:rPrChange>
          </w:rPr>
          <w:delText>2. Resource Adequacy &amp; Balancing</w:delText>
        </w:r>
      </w:del>
    </w:p>
    <w:p w14:paraId="4A590157" w14:textId="4ABBB2FA" w:rsidR="00C05C38" w:rsidRPr="00956682" w:rsidDel="00631C4E" w:rsidRDefault="00C05C38" w:rsidP="00C05C38">
      <w:pPr>
        <w:numPr>
          <w:ilvl w:val="0"/>
          <w:numId w:val="21"/>
        </w:numPr>
        <w:spacing w:after="160" w:line="278" w:lineRule="auto"/>
        <w:jc w:val="both"/>
        <w:rPr>
          <w:del w:id="148" w:author="Goel, Rajat" w:date="2026-05-08T17:42:00Z" w16du:dateUtc="2026-05-08T12:12:00Z"/>
          <w:rFonts w:ascii="Times New Roman" w:hAnsi="Times New Roman" w:cs="Times New Roman"/>
          <w:highlight w:val="yellow"/>
          <w:rPrChange w:id="149" w:author="Kumar, Partik" w:date="2026-05-08T16:12:00Z" w16du:dateUtc="2026-05-08T10:42:00Z">
            <w:rPr>
              <w:del w:id="150" w:author="Goel, Rajat" w:date="2026-05-08T17:42:00Z" w16du:dateUtc="2026-05-08T12:12:00Z"/>
              <w:rFonts w:ascii="Times New Roman" w:hAnsi="Times New Roman" w:cs="Times New Roman"/>
            </w:rPr>
          </w:rPrChange>
        </w:rPr>
      </w:pPr>
      <w:del w:id="151" w:author="Goel, Rajat" w:date="2026-05-08T17:42:00Z" w16du:dateUtc="2026-05-08T12:12:00Z">
        <w:r w:rsidRPr="00956682" w:rsidDel="00631C4E">
          <w:rPr>
            <w:rFonts w:ascii="Times New Roman" w:hAnsi="Times New Roman" w:cs="Times New Roman"/>
            <w:b/>
            <w:bCs/>
            <w:highlight w:val="yellow"/>
            <w:rPrChange w:id="152" w:author="Kumar, Partik" w:date="2026-05-08T16:12:00Z" w16du:dateUtc="2026-05-08T10:42:00Z">
              <w:rPr>
                <w:rFonts w:ascii="Times New Roman" w:hAnsi="Times New Roman" w:cs="Times New Roman"/>
                <w:b/>
                <w:bCs/>
              </w:rPr>
            </w:rPrChange>
          </w:rPr>
          <w:delText>Hydro-Thermal Coordination Plan:</w:delText>
        </w:r>
        <w:r w:rsidRPr="00956682" w:rsidDel="00631C4E">
          <w:rPr>
            <w:rFonts w:ascii="Times New Roman" w:hAnsi="Times New Roman" w:cs="Times New Roman"/>
            <w:highlight w:val="yellow"/>
            <w:rPrChange w:id="153" w:author="Kumar, Partik" w:date="2026-05-08T16:12:00Z" w16du:dateUtc="2026-05-08T10:42:00Z">
              <w:rPr>
                <w:rFonts w:ascii="Times New Roman" w:hAnsi="Times New Roman" w:cs="Times New Roman"/>
              </w:rPr>
            </w:rPrChange>
          </w:rPr>
          <w:delText xml:space="preserve"> Since Uttarakhand is hydro-heavy, a specific deliverable on how to balance variable hydro generation with peak demand to minimize reliance on costly short-term market purchases.</w:delText>
        </w:r>
      </w:del>
    </w:p>
    <w:p w14:paraId="5395538D" w14:textId="7D9E7B38" w:rsidR="00C05C38" w:rsidRPr="00956682" w:rsidDel="00631C4E" w:rsidRDefault="00C05C38" w:rsidP="00C05C38">
      <w:pPr>
        <w:numPr>
          <w:ilvl w:val="0"/>
          <w:numId w:val="21"/>
        </w:numPr>
        <w:spacing w:after="160" w:line="278" w:lineRule="auto"/>
        <w:jc w:val="both"/>
        <w:rPr>
          <w:del w:id="154" w:author="Goel, Rajat" w:date="2026-05-08T17:42:00Z" w16du:dateUtc="2026-05-08T12:12:00Z"/>
          <w:rFonts w:ascii="Times New Roman" w:hAnsi="Times New Roman" w:cs="Times New Roman"/>
          <w:highlight w:val="yellow"/>
          <w:rPrChange w:id="155" w:author="Kumar, Partik" w:date="2026-05-08T16:12:00Z" w16du:dateUtc="2026-05-08T10:42:00Z">
            <w:rPr>
              <w:del w:id="156" w:author="Goel, Rajat" w:date="2026-05-08T17:42:00Z" w16du:dateUtc="2026-05-08T12:12:00Z"/>
              <w:rFonts w:ascii="Times New Roman" w:hAnsi="Times New Roman" w:cs="Times New Roman"/>
            </w:rPr>
          </w:rPrChange>
        </w:rPr>
      </w:pPr>
      <w:del w:id="157" w:author="Goel, Rajat" w:date="2026-05-08T17:42:00Z" w16du:dateUtc="2026-05-08T12:12:00Z">
        <w:r w:rsidRPr="00956682" w:rsidDel="00631C4E">
          <w:rPr>
            <w:rFonts w:ascii="Times New Roman" w:hAnsi="Times New Roman" w:cs="Times New Roman"/>
            <w:b/>
            <w:bCs/>
            <w:highlight w:val="yellow"/>
            <w:rPrChange w:id="158" w:author="Kumar, Partik" w:date="2026-05-08T16:12:00Z" w16du:dateUtc="2026-05-08T10:42:00Z">
              <w:rPr>
                <w:rFonts w:ascii="Times New Roman" w:hAnsi="Times New Roman" w:cs="Times New Roman"/>
                <w:b/>
                <w:bCs/>
              </w:rPr>
            </w:rPrChange>
          </w:rPr>
          <w:delText>Reserve Requirement Analysis:</w:delText>
        </w:r>
        <w:r w:rsidRPr="00956682" w:rsidDel="00631C4E">
          <w:rPr>
            <w:rFonts w:ascii="Times New Roman" w:hAnsi="Times New Roman" w:cs="Times New Roman"/>
            <w:highlight w:val="yellow"/>
            <w:rPrChange w:id="159" w:author="Kumar, Partik" w:date="2026-05-08T16:12:00Z" w16du:dateUtc="2026-05-08T10:42:00Z">
              <w:rPr>
                <w:rFonts w:ascii="Times New Roman" w:hAnsi="Times New Roman" w:cs="Times New Roman"/>
              </w:rPr>
            </w:rPrChange>
          </w:rPr>
          <w:delText xml:space="preserve"> Reserve (up/down) [Primary, Secondary, Tertiary, Generation etc.] requirement Calculation in line with applicable IEGC (Indian Electricity Grid Code).</w:delText>
        </w:r>
      </w:del>
    </w:p>
    <w:p w14:paraId="22B3261C" w14:textId="0764035F" w:rsidR="00C05C38" w:rsidRPr="00956682" w:rsidDel="00631C4E" w:rsidRDefault="00C05C38" w:rsidP="00C05C38">
      <w:pPr>
        <w:jc w:val="both"/>
        <w:rPr>
          <w:del w:id="160" w:author="Goel, Rajat" w:date="2026-05-08T17:42:00Z" w16du:dateUtc="2026-05-08T12:12:00Z"/>
          <w:rFonts w:ascii="Times New Roman" w:hAnsi="Times New Roman" w:cs="Times New Roman"/>
          <w:b/>
          <w:bCs/>
          <w:highlight w:val="yellow"/>
          <w:rPrChange w:id="161" w:author="Kumar, Partik" w:date="2026-05-08T16:12:00Z" w16du:dateUtc="2026-05-08T10:42:00Z">
            <w:rPr>
              <w:del w:id="162" w:author="Goel, Rajat" w:date="2026-05-08T17:42:00Z" w16du:dateUtc="2026-05-08T12:12:00Z"/>
              <w:rFonts w:ascii="Times New Roman" w:hAnsi="Times New Roman" w:cs="Times New Roman"/>
              <w:b/>
              <w:bCs/>
            </w:rPr>
          </w:rPrChange>
        </w:rPr>
      </w:pPr>
      <w:del w:id="163" w:author="Goel, Rajat" w:date="2026-05-08T17:42:00Z" w16du:dateUtc="2026-05-08T12:12:00Z">
        <w:r w:rsidRPr="00956682" w:rsidDel="00631C4E">
          <w:rPr>
            <w:rFonts w:ascii="Times New Roman" w:hAnsi="Times New Roman" w:cs="Times New Roman"/>
            <w:b/>
            <w:bCs/>
            <w:highlight w:val="yellow"/>
            <w:rPrChange w:id="164" w:author="Kumar, Partik" w:date="2026-05-08T16:12:00Z" w16du:dateUtc="2026-05-08T10:42:00Z">
              <w:rPr>
                <w:rFonts w:ascii="Times New Roman" w:hAnsi="Times New Roman" w:cs="Times New Roman"/>
                <w:b/>
                <w:bCs/>
              </w:rPr>
            </w:rPrChange>
          </w:rPr>
          <w:delText>3. Renewable Energy (RE) Integration</w:delText>
        </w:r>
      </w:del>
    </w:p>
    <w:p w14:paraId="4DC9CA80" w14:textId="5454C11E" w:rsidR="00C05C38" w:rsidRPr="00956682" w:rsidDel="00631C4E" w:rsidRDefault="00C05C38" w:rsidP="00C05C38">
      <w:pPr>
        <w:numPr>
          <w:ilvl w:val="0"/>
          <w:numId w:val="22"/>
        </w:numPr>
        <w:spacing w:after="160" w:line="278" w:lineRule="auto"/>
        <w:jc w:val="both"/>
        <w:rPr>
          <w:del w:id="165" w:author="Goel, Rajat" w:date="2026-05-08T17:42:00Z" w16du:dateUtc="2026-05-08T12:12:00Z"/>
          <w:rFonts w:ascii="Times New Roman" w:hAnsi="Times New Roman" w:cs="Times New Roman"/>
          <w:highlight w:val="yellow"/>
          <w:rPrChange w:id="166" w:author="Kumar, Partik" w:date="2026-05-08T16:12:00Z" w16du:dateUtc="2026-05-08T10:42:00Z">
            <w:rPr>
              <w:del w:id="167" w:author="Goel, Rajat" w:date="2026-05-08T17:42:00Z" w16du:dateUtc="2026-05-08T12:12:00Z"/>
              <w:rFonts w:ascii="Times New Roman" w:hAnsi="Times New Roman" w:cs="Times New Roman"/>
            </w:rPr>
          </w:rPrChange>
        </w:rPr>
      </w:pPr>
      <w:del w:id="168" w:author="Goel, Rajat" w:date="2026-05-08T17:42:00Z" w16du:dateUtc="2026-05-08T12:12:00Z">
        <w:r w:rsidRPr="00956682" w:rsidDel="00631C4E">
          <w:rPr>
            <w:rFonts w:ascii="Times New Roman" w:hAnsi="Times New Roman" w:cs="Times New Roman"/>
            <w:b/>
            <w:bCs/>
            <w:highlight w:val="yellow"/>
            <w:rPrChange w:id="169" w:author="Kumar, Partik" w:date="2026-05-08T16:12:00Z" w16du:dateUtc="2026-05-08T10:42:00Z">
              <w:rPr>
                <w:rFonts w:ascii="Times New Roman" w:hAnsi="Times New Roman" w:cs="Times New Roman"/>
                <w:b/>
                <w:bCs/>
              </w:rPr>
            </w:rPrChange>
          </w:rPr>
          <w:delText>Solar/Wind Impact Study:</w:delText>
        </w:r>
        <w:r w:rsidRPr="00956682" w:rsidDel="00631C4E">
          <w:rPr>
            <w:rFonts w:ascii="Times New Roman" w:hAnsi="Times New Roman" w:cs="Times New Roman"/>
            <w:highlight w:val="yellow"/>
            <w:rPrChange w:id="170" w:author="Kumar, Partik" w:date="2026-05-08T16:12:00Z" w16du:dateUtc="2026-05-08T10:42:00Z">
              <w:rPr>
                <w:rFonts w:ascii="Times New Roman" w:hAnsi="Times New Roman" w:cs="Times New Roman"/>
              </w:rPr>
            </w:rPrChange>
          </w:rPr>
          <w:delText xml:space="preserve"> Forecasting the impact of "Must-Run" power on the grid and a strategy for managing the intermittency of rooftop solar and small hydro.</w:delText>
        </w:r>
      </w:del>
    </w:p>
    <w:p w14:paraId="516A7188" w14:textId="4E6E8439" w:rsidR="00C05C38" w:rsidRPr="00956682" w:rsidRDefault="00C05C38" w:rsidP="00C05C38">
      <w:pPr>
        <w:numPr>
          <w:ilvl w:val="0"/>
          <w:numId w:val="22"/>
        </w:numPr>
        <w:spacing w:after="160" w:line="278" w:lineRule="auto"/>
        <w:jc w:val="both"/>
        <w:rPr>
          <w:rFonts w:ascii="Times New Roman" w:hAnsi="Times New Roman" w:cs="Times New Roman"/>
          <w:highlight w:val="yellow"/>
          <w:rPrChange w:id="171" w:author="Kumar, Partik" w:date="2026-05-08T16:12:00Z" w16du:dateUtc="2026-05-08T10:42:00Z">
            <w:rPr>
              <w:rFonts w:ascii="Times New Roman" w:hAnsi="Times New Roman" w:cs="Times New Roman"/>
            </w:rPr>
          </w:rPrChange>
        </w:rPr>
      </w:pPr>
      <w:del w:id="172" w:author="Goel, Rajat" w:date="2026-05-08T17:42:00Z" w16du:dateUtc="2026-05-08T12:12:00Z">
        <w:r w:rsidRPr="00956682" w:rsidDel="00631C4E">
          <w:rPr>
            <w:rFonts w:ascii="Times New Roman" w:hAnsi="Times New Roman" w:cs="Times New Roman"/>
            <w:b/>
            <w:bCs/>
            <w:highlight w:val="yellow"/>
            <w:rPrChange w:id="173" w:author="Kumar, Partik" w:date="2026-05-08T16:12:00Z" w16du:dateUtc="2026-05-08T10:42:00Z">
              <w:rPr>
                <w:rFonts w:ascii="Times New Roman" w:hAnsi="Times New Roman" w:cs="Times New Roman"/>
                <w:b/>
                <w:bCs/>
              </w:rPr>
            </w:rPrChange>
          </w:rPr>
          <w:delText>Ramp Rate Analysis:</w:delText>
        </w:r>
        <w:r w:rsidRPr="00956682" w:rsidDel="00631C4E">
          <w:rPr>
            <w:rFonts w:ascii="Times New Roman" w:hAnsi="Times New Roman" w:cs="Times New Roman"/>
            <w:highlight w:val="yellow"/>
            <w:rPrChange w:id="174" w:author="Kumar, Partik" w:date="2026-05-08T16:12:00Z" w16du:dateUtc="2026-05-08T10:42:00Z">
              <w:rPr>
                <w:rFonts w:ascii="Times New Roman" w:hAnsi="Times New Roman" w:cs="Times New Roman"/>
              </w:rPr>
            </w:rPrChange>
          </w:rPr>
          <w:delText xml:space="preserve"> Identifying how fast the state's internal generation can scale up or down to meet sharp changes in evening peak demand.</w:delText>
        </w:r>
      </w:del>
    </w:p>
    <w:p w14:paraId="7B9250DC" w14:textId="56B00BE5" w:rsidR="00C05C38" w:rsidRPr="00BE6A7B" w:rsidRDefault="00C97A19" w:rsidP="00C05C38">
      <w:pPr>
        <w:jc w:val="both"/>
        <w:rPr>
          <w:rFonts w:cstheme="minorHAnsi"/>
          <w:b/>
          <w:bCs/>
          <w:sz w:val="22"/>
          <w:szCs w:val="22"/>
          <w:rPrChange w:id="175" w:author="Kumar, Partik" w:date="2026-05-08T12:05:00Z" w16du:dateUtc="2026-05-08T06:35:00Z">
            <w:rPr>
              <w:rFonts w:ascii="Times New Roman" w:hAnsi="Times New Roman" w:cs="Times New Roman"/>
              <w:b/>
              <w:bCs/>
            </w:rPr>
          </w:rPrChange>
        </w:rPr>
      </w:pPr>
      <w:ins w:id="176" w:author="Goel, Rajat" w:date="2026-05-08T17:43:00Z" w16du:dateUtc="2026-05-08T12:13:00Z">
        <w:r>
          <w:rPr>
            <w:rFonts w:cstheme="minorHAnsi"/>
            <w:b/>
            <w:bCs/>
            <w:sz w:val="22"/>
            <w:szCs w:val="22"/>
            <w:highlight w:val="yellow"/>
          </w:rPr>
          <w:t>2</w:t>
        </w:r>
      </w:ins>
      <w:del w:id="177" w:author="Goel, Rajat" w:date="2026-05-08T17:43:00Z" w16du:dateUtc="2026-05-08T12:13:00Z">
        <w:r w:rsidR="00C05C38" w:rsidRPr="00A0068E" w:rsidDel="00C97A19">
          <w:rPr>
            <w:rFonts w:cstheme="minorHAnsi"/>
            <w:b/>
            <w:bCs/>
            <w:sz w:val="22"/>
            <w:szCs w:val="22"/>
            <w:highlight w:val="yellow"/>
            <w:rPrChange w:id="178" w:author="Kumar, Partik" w:date="2026-05-08T16:22:00Z" w16du:dateUtc="2026-05-08T10:52:00Z">
              <w:rPr>
                <w:rFonts w:ascii="Times New Roman" w:hAnsi="Times New Roman" w:cs="Times New Roman"/>
                <w:b/>
                <w:bCs/>
              </w:rPr>
            </w:rPrChange>
          </w:rPr>
          <w:delText>4</w:delText>
        </w:r>
      </w:del>
      <w:r w:rsidR="00C05C38" w:rsidRPr="00A0068E">
        <w:rPr>
          <w:rFonts w:cstheme="minorHAnsi"/>
          <w:b/>
          <w:bCs/>
          <w:sz w:val="22"/>
          <w:szCs w:val="22"/>
          <w:highlight w:val="yellow"/>
          <w:rPrChange w:id="179" w:author="Kumar, Partik" w:date="2026-05-08T16:22:00Z" w16du:dateUtc="2026-05-08T10:52:00Z">
            <w:rPr>
              <w:rFonts w:ascii="Times New Roman" w:hAnsi="Times New Roman" w:cs="Times New Roman"/>
              <w:b/>
              <w:bCs/>
            </w:rPr>
          </w:rPrChange>
        </w:rPr>
        <w:t>. Technical Tools &amp; Training</w:t>
      </w:r>
    </w:p>
    <w:p w14:paraId="3734FBB0" w14:textId="77777777" w:rsidR="00C05C38" w:rsidRPr="00BE6A7B" w:rsidRDefault="00C05C38" w:rsidP="00C05C38">
      <w:pPr>
        <w:numPr>
          <w:ilvl w:val="0"/>
          <w:numId w:val="23"/>
        </w:numPr>
        <w:spacing w:after="160" w:line="278" w:lineRule="auto"/>
        <w:jc w:val="both"/>
        <w:rPr>
          <w:rFonts w:cstheme="minorHAnsi"/>
          <w:sz w:val="22"/>
          <w:szCs w:val="22"/>
          <w:rPrChange w:id="180" w:author="Kumar, Partik" w:date="2026-05-08T12:05:00Z" w16du:dateUtc="2026-05-08T06:35:00Z">
            <w:rPr>
              <w:rFonts w:ascii="Times New Roman" w:hAnsi="Times New Roman" w:cs="Times New Roman"/>
            </w:rPr>
          </w:rPrChange>
        </w:rPr>
      </w:pPr>
      <w:r w:rsidRPr="00BE6A7B">
        <w:rPr>
          <w:rFonts w:cstheme="minorHAnsi"/>
          <w:b/>
          <w:bCs/>
          <w:sz w:val="22"/>
          <w:szCs w:val="22"/>
          <w:rPrChange w:id="181" w:author="Kumar, Partik" w:date="2026-05-08T12:05:00Z" w16du:dateUtc="2026-05-08T06:35:00Z">
            <w:rPr>
              <w:rFonts w:ascii="Times New Roman" w:hAnsi="Times New Roman" w:cs="Times New Roman"/>
              <w:b/>
              <w:bCs/>
            </w:rPr>
          </w:rPrChange>
        </w:rPr>
        <w:t>Automated Forecast Dashboard:</w:t>
      </w:r>
      <w:r w:rsidRPr="00BE6A7B">
        <w:rPr>
          <w:rFonts w:cstheme="minorHAnsi"/>
          <w:sz w:val="22"/>
          <w:szCs w:val="22"/>
          <w:rPrChange w:id="182" w:author="Kumar, Partik" w:date="2026-05-08T12:05:00Z" w16du:dateUtc="2026-05-08T06:35:00Z">
            <w:rPr>
              <w:rFonts w:ascii="Times New Roman" w:hAnsi="Times New Roman" w:cs="Times New Roman"/>
            </w:rPr>
          </w:rPrChange>
        </w:rPr>
        <w:t xml:space="preserve"> A software interface for SLDC operators that visualizes "Actual vs. Forecast" demand in real-time.</w:t>
      </w:r>
    </w:p>
    <w:p w14:paraId="06A85AD8" w14:textId="77777777" w:rsidR="00C05C38" w:rsidRPr="00BE6A7B" w:rsidRDefault="00C05C38" w:rsidP="00C05C38">
      <w:pPr>
        <w:numPr>
          <w:ilvl w:val="0"/>
          <w:numId w:val="23"/>
        </w:numPr>
        <w:spacing w:after="160" w:line="278" w:lineRule="auto"/>
        <w:jc w:val="both"/>
        <w:rPr>
          <w:rFonts w:cstheme="minorHAnsi"/>
          <w:sz w:val="22"/>
          <w:szCs w:val="22"/>
          <w:rPrChange w:id="183" w:author="Kumar, Partik" w:date="2026-05-08T12:05:00Z" w16du:dateUtc="2026-05-08T06:35:00Z">
            <w:rPr>
              <w:rFonts w:ascii="Times New Roman" w:hAnsi="Times New Roman" w:cs="Times New Roman"/>
            </w:rPr>
          </w:rPrChange>
        </w:rPr>
      </w:pPr>
      <w:r w:rsidRPr="00BE6A7B">
        <w:rPr>
          <w:rFonts w:cstheme="minorHAnsi"/>
          <w:b/>
          <w:bCs/>
          <w:sz w:val="22"/>
          <w:szCs w:val="22"/>
          <w:rPrChange w:id="184" w:author="Kumar, Partik" w:date="2026-05-08T12:05:00Z" w16du:dateUtc="2026-05-08T06:35:00Z">
            <w:rPr>
              <w:rFonts w:ascii="Times New Roman" w:hAnsi="Times New Roman" w:cs="Times New Roman"/>
              <w:b/>
              <w:bCs/>
            </w:rPr>
          </w:rPrChange>
        </w:rPr>
        <w:t>Capacity Building Workshops:</w:t>
      </w:r>
      <w:r w:rsidRPr="00BE6A7B">
        <w:rPr>
          <w:rFonts w:cstheme="minorHAnsi"/>
          <w:sz w:val="22"/>
          <w:szCs w:val="22"/>
          <w:rPrChange w:id="185" w:author="Kumar, Partik" w:date="2026-05-08T12:05:00Z" w16du:dateUtc="2026-05-08T06:35:00Z">
            <w:rPr>
              <w:rFonts w:ascii="Times New Roman" w:hAnsi="Times New Roman" w:cs="Times New Roman"/>
            </w:rPr>
          </w:rPrChange>
        </w:rPr>
        <w:t xml:space="preserve"> Training modules for SLDC staff on using the new models, adjusting for weather sensitivity, and managing grid contingencies.</w:t>
      </w:r>
    </w:p>
    <w:p w14:paraId="03B1C406" w14:textId="77777777" w:rsidR="00C05C38" w:rsidRPr="00BE6A7B" w:rsidRDefault="00C05C38" w:rsidP="00C05C38">
      <w:pPr>
        <w:jc w:val="both"/>
        <w:rPr>
          <w:rFonts w:cstheme="minorHAnsi"/>
          <w:sz w:val="22"/>
          <w:szCs w:val="22"/>
          <w:rPrChange w:id="186" w:author="Kumar, Partik" w:date="2026-05-08T12:05:00Z" w16du:dateUtc="2026-05-08T06:35:00Z">
            <w:rPr>
              <w:rFonts w:ascii="Times New Roman" w:hAnsi="Times New Roman" w:cs="Times New Roman"/>
            </w:rPr>
          </w:rPrChange>
        </w:rPr>
      </w:pPr>
      <w:r w:rsidRPr="00A0068E">
        <w:rPr>
          <w:rFonts w:cstheme="minorHAnsi"/>
          <w:b/>
          <w:bCs/>
          <w:sz w:val="22"/>
          <w:szCs w:val="22"/>
          <w:highlight w:val="yellow"/>
          <w:rPrChange w:id="187" w:author="Kumar, Partik" w:date="2026-05-08T16:23:00Z" w16du:dateUtc="2026-05-08T10:53:00Z">
            <w:rPr>
              <w:rFonts w:ascii="Times New Roman" w:hAnsi="Times New Roman" w:cs="Times New Roman"/>
              <w:b/>
              <w:bCs/>
            </w:rPr>
          </w:rPrChange>
        </w:rPr>
        <w:t>Technological Integration</w:t>
      </w:r>
      <w:r w:rsidRPr="00A0068E">
        <w:rPr>
          <w:rFonts w:cstheme="minorHAnsi"/>
          <w:sz w:val="22"/>
          <w:szCs w:val="22"/>
          <w:highlight w:val="yellow"/>
          <w:rPrChange w:id="188" w:author="Kumar, Partik" w:date="2026-05-08T16:23:00Z" w16du:dateUtc="2026-05-08T10:53:00Z">
            <w:rPr>
              <w:rFonts w:ascii="Times New Roman" w:hAnsi="Times New Roman" w:cs="Times New Roman"/>
            </w:rPr>
          </w:rPrChange>
        </w:rPr>
        <w:t>:</w:t>
      </w:r>
    </w:p>
    <w:p w14:paraId="55B9CC75" w14:textId="77777777" w:rsidR="00C05C38" w:rsidRPr="00BE6A7B" w:rsidRDefault="00C05C38" w:rsidP="00C05C38">
      <w:pPr>
        <w:pStyle w:val="ListParagraph"/>
        <w:numPr>
          <w:ilvl w:val="0"/>
          <w:numId w:val="19"/>
        </w:numPr>
        <w:spacing w:after="160" w:line="278" w:lineRule="auto"/>
        <w:jc w:val="both"/>
        <w:rPr>
          <w:rFonts w:cstheme="minorHAnsi"/>
          <w:sz w:val="22"/>
          <w:szCs w:val="22"/>
          <w:rPrChange w:id="189" w:author="Kumar, Partik" w:date="2026-05-08T12:05:00Z" w16du:dateUtc="2026-05-08T06:35:00Z">
            <w:rPr>
              <w:rFonts w:cstheme="minorHAnsi"/>
            </w:rPr>
          </w:rPrChange>
        </w:rPr>
      </w:pPr>
      <w:r w:rsidRPr="00BE6A7B">
        <w:rPr>
          <w:rFonts w:cstheme="minorHAnsi"/>
          <w:sz w:val="22"/>
          <w:szCs w:val="22"/>
          <w:rPrChange w:id="190" w:author="Kumar, Partik" w:date="2026-05-08T12:05:00Z" w16du:dateUtc="2026-05-08T06:35:00Z">
            <w:rPr>
              <w:rFonts w:ascii="Times New Roman" w:hAnsi="Times New Roman" w:cs="Times New Roman"/>
            </w:rPr>
          </w:rPrChange>
        </w:rPr>
        <w:lastRenderedPageBreak/>
        <w:t xml:space="preserve">Deployment of an </w:t>
      </w:r>
      <w:r w:rsidRPr="00BE6A7B">
        <w:rPr>
          <w:rFonts w:cstheme="minorHAnsi"/>
          <w:b/>
          <w:bCs/>
          <w:sz w:val="22"/>
          <w:szCs w:val="22"/>
          <w:rPrChange w:id="191" w:author="Kumar, Partik" w:date="2026-05-08T12:05:00Z" w16du:dateUtc="2026-05-08T06:35:00Z">
            <w:rPr>
              <w:rFonts w:ascii="Times New Roman" w:hAnsi="Times New Roman" w:cs="Times New Roman"/>
              <w:b/>
              <w:bCs/>
            </w:rPr>
          </w:rPrChange>
        </w:rPr>
        <w:t>Automated Solution</w:t>
      </w:r>
      <w:r w:rsidRPr="00BE6A7B">
        <w:rPr>
          <w:rFonts w:cstheme="minorHAnsi"/>
          <w:sz w:val="22"/>
          <w:szCs w:val="22"/>
          <w:rPrChange w:id="192" w:author="Kumar, Partik" w:date="2026-05-08T12:05:00Z" w16du:dateUtc="2026-05-08T06:35:00Z">
            <w:rPr>
              <w:rFonts w:ascii="Times New Roman" w:hAnsi="Times New Roman" w:cs="Times New Roman"/>
            </w:rPr>
          </w:rPrChange>
        </w:rPr>
        <w:t xml:space="preserve"> or Dashboard for real-time visualization, error reporting (MAPE/RMSE) in line with the applicable IEGC/SGC, and "what-if" simulations. </w:t>
      </w:r>
    </w:p>
    <w:p w14:paraId="53E579C5" w14:textId="77777777" w:rsidR="00C05C38" w:rsidRDefault="00C05C38" w:rsidP="00C05C38">
      <w:pPr>
        <w:jc w:val="both"/>
        <w:rPr>
          <w:ins w:id="193" w:author="Kumar, Partik" w:date="2026-05-08T12:00:00Z" w16du:dateUtc="2026-05-08T06:30:00Z"/>
          <w:rFonts w:ascii="Times New Roman" w:hAnsi="Times New Roman" w:cs="Times New Roman"/>
          <w:b/>
          <w:bCs/>
        </w:rPr>
      </w:pPr>
    </w:p>
    <w:p w14:paraId="257D6F88" w14:textId="6DA1466F" w:rsidR="00C05C38" w:rsidRPr="00BE6A7B" w:rsidRDefault="00C05C38" w:rsidP="00C05C38">
      <w:pPr>
        <w:spacing w:after="0" w:line="240" w:lineRule="atLeast"/>
        <w:contextualSpacing/>
        <w:jc w:val="both"/>
        <w:rPr>
          <w:ins w:id="194" w:author="Kumar, Partik" w:date="2026-05-08T12:04:00Z" w16du:dateUtc="2026-05-08T06:34:00Z"/>
          <w:rFonts w:ascii="Calibri" w:eastAsia="Calibri" w:hAnsi="Calibri" w:cs="Calibri"/>
          <w:b/>
          <w:bCs/>
          <w:sz w:val="22"/>
          <w:szCs w:val="18"/>
        </w:rPr>
      </w:pPr>
      <w:ins w:id="195" w:author="Kumar, Partik" w:date="2026-05-08T12:04:00Z" w16du:dateUtc="2026-05-08T06:34:00Z">
        <w:r w:rsidRPr="00BE6A7B">
          <w:rPr>
            <w:rFonts w:ascii="Calibri" w:eastAsia="Calibri" w:hAnsi="Calibri" w:cs="Calibri"/>
            <w:b/>
            <w:bCs/>
            <w:sz w:val="22"/>
            <w:szCs w:val="18"/>
          </w:rPr>
          <w:t xml:space="preserve">Task </w:t>
        </w:r>
      </w:ins>
      <w:ins w:id="196" w:author="Goel, Rajat" w:date="2026-05-08T17:43:00Z" w16du:dateUtc="2026-05-08T12:13:00Z">
        <w:r w:rsidR="00C97A19">
          <w:rPr>
            <w:rFonts w:ascii="Calibri" w:eastAsia="Calibri" w:hAnsi="Calibri" w:cs="Calibri"/>
            <w:b/>
            <w:bCs/>
            <w:sz w:val="22"/>
            <w:szCs w:val="18"/>
          </w:rPr>
          <w:t>4</w:t>
        </w:r>
      </w:ins>
      <w:ins w:id="197" w:author="Kumar, Partik" w:date="2026-05-08T16:21:00Z" w16du:dateUtc="2026-05-08T10:51:00Z">
        <w:del w:id="198" w:author="Goel, Rajat" w:date="2026-05-08T17:43:00Z" w16du:dateUtc="2026-05-08T12:13:00Z">
          <w:r w:rsidDel="00C97A19">
            <w:rPr>
              <w:rFonts w:ascii="Calibri" w:eastAsia="Calibri" w:hAnsi="Calibri" w:cs="Calibri"/>
              <w:b/>
              <w:bCs/>
              <w:sz w:val="22"/>
              <w:szCs w:val="18"/>
            </w:rPr>
            <w:delText>3</w:delText>
          </w:r>
        </w:del>
      </w:ins>
      <w:ins w:id="199" w:author="Kumar, Partik" w:date="2026-05-08T12:04:00Z" w16du:dateUtc="2026-05-08T06:34:00Z">
        <w:r w:rsidRPr="00BE6A7B">
          <w:rPr>
            <w:rFonts w:ascii="Calibri" w:eastAsia="Calibri" w:hAnsi="Calibri" w:cs="Calibri"/>
            <w:b/>
            <w:bCs/>
            <w:sz w:val="22"/>
            <w:szCs w:val="18"/>
          </w:rPr>
          <w:t xml:space="preserve">. Detailed Study Report with Recommendations and Way Forward for </w:t>
        </w:r>
      </w:ins>
      <w:ins w:id="200" w:author="Kumar, Partik" w:date="2026-05-08T12:06:00Z" w16du:dateUtc="2026-05-08T06:36:00Z">
        <w:r>
          <w:rPr>
            <w:rFonts w:ascii="Calibri" w:eastAsia="Calibri" w:hAnsi="Calibri" w:cs="Calibri"/>
            <w:b/>
            <w:bCs/>
            <w:sz w:val="22"/>
            <w:szCs w:val="18"/>
          </w:rPr>
          <w:t>PTCUL</w:t>
        </w:r>
      </w:ins>
      <w:ins w:id="201" w:author="Goel, Rajat" w:date="2026-05-08T17:43:00Z" w16du:dateUtc="2026-05-08T12:13:00Z">
        <w:r w:rsidR="00C97A19">
          <w:rPr>
            <w:rFonts w:ascii="Calibri" w:eastAsia="Calibri" w:hAnsi="Calibri" w:cs="Calibri"/>
            <w:b/>
            <w:bCs/>
            <w:sz w:val="22"/>
            <w:szCs w:val="18"/>
          </w:rPr>
          <w:t xml:space="preserve"> SLDC</w:t>
        </w:r>
      </w:ins>
    </w:p>
    <w:p w14:paraId="582C7CA3" w14:textId="77777777" w:rsidR="00C05C38" w:rsidRPr="00BE6A7B" w:rsidRDefault="00C05C38" w:rsidP="00C05C38">
      <w:pPr>
        <w:spacing w:after="0" w:line="240" w:lineRule="atLeast"/>
        <w:contextualSpacing/>
        <w:jc w:val="both"/>
        <w:rPr>
          <w:ins w:id="202" w:author="Kumar, Partik" w:date="2026-05-08T12:04:00Z" w16du:dateUtc="2026-05-08T06:34:00Z"/>
          <w:rFonts w:ascii="Calibri" w:eastAsia="Calibri" w:hAnsi="Calibri" w:cs="Calibri"/>
          <w:sz w:val="22"/>
          <w:szCs w:val="18"/>
        </w:rPr>
      </w:pPr>
      <w:ins w:id="203" w:author="Kumar, Partik" w:date="2026-05-08T12:06:00Z" w16du:dateUtc="2026-05-08T06:36:00Z">
        <w:r>
          <w:rPr>
            <w:rFonts w:ascii="Calibri" w:eastAsia="Calibri" w:hAnsi="Calibri" w:cs="Calibri"/>
            <w:sz w:val="22"/>
            <w:szCs w:val="18"/>
          </w:rPr>
          <w:t>T</w:t>
        </w:r>
      </w:ins>
      <w:ins w:id="204" w:author="Kumar, Partik" w:date="2026-05-08T12:04:00Z" w16du:dateUtc="2026-05-08T06:34:00Z">
        <w:r w:rsidRPr="00BE6A7B">
          <w:rPr>
            <w:rFonts w:ascii="Calibri" w:eastAsia="Calibri" w:hAnsi="Calibri" w:cs="Calibri"/>
            <w:sz w:val="22"/>
            <w:szCs w:val="18"/>
          </w:rPr>
          <w:t>he contractor is required to prepare a detailed technical report including the following aspects, but are not limited to:</w:t>
        </w:r>
      </w:ins>
    </w:p>
    <w:p w14:paraId="3DB656F3" w14:textId="77777777" w:rsidR="00C05C38" w:rsidRPr="00BE6A7B" w:rsidRDefault="00C05C38" w:rsidP="00C05C38">
      <w:pPr>
        <w:numPr>
          <w:ilvl w:val="0"/>
          <w:numId w:val="25"/>
        </w:numPr>
        <w:spacing w:after="0" w:line="240" w:lineRule="atLeast"/>
        <w:contextualSpacing/>
        <w:jc w:val="both"/>
        <w:rPr>
          <w:ins w:id="205" w:author="Kumar, Partik" w:date="2026-05-08T12:04:00Z" w16du:dateUtc="2026-05-08T06:34:00Z"/>
          <w:rFonts w:ascii="Calibri" w:eastAsia="Calibri" w:hAnsi="Calibri" w:cs="Calibri"/>
          <w:sz w:val="22"/>
          <w:szCs w:val="18"/>
        </w:rPr>
      </w:pPr>
      <w:ins w:id="206" w:author="Kumar, Partik" w:date="2026-05-08T12:04:00Z" w16du:dateUtc="2026-05-08T06:34:00Z">
        <w:r w:rsidRPr="00BE6A7B">
          <w:rPr>
            <w:rFonts w:ascii="Calibri" w:eastAsia="Calibri" w:hAnsi="Calibri" w:cs="Calibri"/>
            <w:b/>
            <w:bCs/>
            <w:sz w:val="22"/>
            <w:szCs w:val="18"/>
          </w:rPr>
          <w:t>Model Description:</w:t>
        </w:r>
        <w:r w:rsidRPr="00BE6A7B">
          <w:rPr>
            <w:rFonts w:ascii="Calibri" w:eastAsia="Calibri" w:hAnsi="Calibri" w:cs="Calibri"/>
            <w:sz w:val="22"/>
            <w:szCs w:val="18"/>
          </w:rPr>
          <w:t xml:space="preserve"> A comprehensive review of the model’s architecture, underlying algorithms, and data sources used for training and validation.</w:t>
        </w:r>
      </w:ins>
    </w:p>
    <w:p w14:paraId="17328B09" w14:textId="77777777" w:rsidR="00C05C38" w:rsidRPr="00BE6A7B" w:rsidRDefault="00C05C38" w:rsidP="00C05C38">
      <w:pPr>
        <w:numPr>
          <w:ilvl w:val="0"/>
          <w:numId w:val="26"/>
        </w:numPr>
        <w:spacing w:after="0" w:line="240" w:lineRule="atLeast"/>
        <w:contextualSpacing/>
        <w:jc w:val="both"/>
        <w:rPr>
          <w:ins w:id="207" w:author="Kumar, Partik" w:date="2026-05-08T12:04:00Z" w16du:dateUtc="2026-05-08T06:34:00Z"/>
          <w:rFonts w:ascii="Calibri" w:eastAsia="Calibri" w:hAnsi="Calibri" w:cs="Calibri"/>
          <w:sz w:val="22"/>
          <w:szCs w:val="18"/>
        </w:rPr>
      </w:pPr>
      <w:ins w:id="208" w:author="Kumar, Partik" w:date="2026-05-08T12:04:00Z" w16du:dateUtc="2026-05-08T06:34:00Z">
        <w:r w:rsidRPr="00BE6A7B">
          <w:rPr>
            <w:rFonts w:ascii="Calibri" w:eastAsia="Calibri" w:hAnsi="Calibri" w:cs="Calibri"/>
            <w:b/>
            <w:bCs/>
            <w:sz w:val="22"/>
            <w:szCs w:val="18"/>
          </w:rPr>
          <w:t>Evaluation Metrics:</w:t>
        </w:r>
        <w:r w:rsidRPr="00BE6A7B">
          <w:rPr>
            <w:rFonts w:ascii="Calibri" w:eastAsia="Calibri" w:hAnsi="Calibri" w:cs="Calibri"/>
            <w:sz w:val="22"/>
            <w:szCs w:val="18"/>
          </w:rPr>
          <w:t xml:space="preserve"> Quantitative and qualitative metrics to evaluate the model’s accuracy, reliability, and overall performance in short-term load forecasting.</w:t>
        </w:r>
      </w:ins>
    </w:p>
    <w:p w14:paraId="090C9B2F" w14:textId="77777777" w:rsidR="00C05C38" w:rsidRPr="00BE6A7B" w:rsidRDefault="00C05C38" w:rsidP="00C05C38">
      <w:pPr>
        <w:numPr>
          <w:ilvl w:val="0"/>
          <w:numId w:val="26"/>
        </w:numPr>
        <w:spacing w:after="0" w:line="240" w:lineRule="atLeast"/>
        <w:contextualSpacing/>
        <w:jc w:val="both"/>
        <w:rPr>
          <w:ins w:id="209" w:author="Kumar, Partik" w:date="2026-05-08T12:04:00Z" w16du:dateUtc="2026-05-08T06:34:00Z"/>
          <w:rFonts w:ascii="Calibri" w:eastAsia="Calibri" w:hAnsi="Calibri" w:cs="Calibri"/>
          <w:sz w:val="22"/>
          <w:szCs w:val="18"/>
        </w:rPr>
      </w:pPr>
      <w:ins w:id="210" w:author="Kumar, Partik" w:date="2026-05-08T12:04:00Z" w16du:dateUtc="2026-05-08T06:34:00Z">
        <w:r w:rsidRPr="00BE6A7B">
          <w:rPr>
            <w:rFonts w:ascii="Calibri" w:eastAsia="Calibri" w:hAnsi="Calibri" w:cs="Calibri"/>
            <w:b/>
            <w:bCs/>
            <w:sz w:val="22"/>
            <w:szCs w:val="18"/>
          </w:rPr>
          <w:t>Seasonality Analysis:</w:t>
        </w:r>
      </w:ins>
    </w:p>
    <w:p w14:paraId="43AA156B" w14:textId="77777777" w:rsidR="00C05C38" w:rsidRPr="00BE6A7B" w:rsidRDefault="00C05C38" w:rsidP="00C05C38">
      <w:pPr>
        <w:numPr>
          <w:ilvl w:val="1"/>
          <w:numId w:val="26"/>
        </w:numPr>
        <w:spacing w:after="0" w:line="240" w:lineRule="atLeast"/>
        <w:contextualSpacing/>
        <w:jc w:val="both"/>
        <w:rPr>
          <w:ins w:id="211" w:author="Kumar, Partik" w:date="2026-05-08T12:04:00Z" w16du:dateUtc="2026-05-08T06:34:00Z"/>
          <w:rFonts w:ascii="Calibri" w:eastAsia="Calibri" w:hAnsi="Calibri" w:cs="Calibri"/>
          <w:sz w:val="22"/>
          <w:szCs w:val="18"/>
        </w:rPr>
      </w:pPr>
      <w:ins w:id="212" w:author="Kumar, Partik" w:date="2026-05-08T12:04:00Z" w16du:dateUtc="2026-05-08T06:34:00Z">
        <w:r w:rsidRPr="00BE6A7B">
          <w:rPr>
            <w:rFonts w:ascii="Calibri" w:eastAsia="Calibri" w:hAnsi="Calibri" w:cs="Calibri"/>
            <w:sz w:val="22"/>
            <w:szCs w:val="18"/>
          </w:rPr>
          <w:t>Detailed examination of the model’s capability to capture and forecast seasonal variations over the year.</w:t>
        </w:r>
      </w:ins>
    </w:p>
    <w:p w14:paraId="6F047E50" w14:textId="77777777" w:rsidR="00C05C38" w:rsidRPr="00BE6A7B" w:rsidRDefault="00C05C38" w:rsidP="00C05C38">
      <w:pPr>
        <w:numPr>
          <w:ilvl w:val="1"/>
          <w:numId w:val="26"/>
        </w:numPr>
        <w:spacing w:after="0" w:line="240" w:lineRule="atLeast"/>
        <w:contextualSpacing/>
        <w:jc w:val="both"/>
        <w:rPr>
          <w:ins w:id="213" w:author="Kumar, Partik" w:date="2026-05-08T12:04:00Z" w16du:dateUtc="2026-05-08T06:34:00Z"/>
          <w:rFonts w:ascii="Calibri" w:eastAsia="Calibri" w:hAnsi="Calibri" w:cs="Calibri"/>
          <w:sz w:val="22"/>
          <w:szCs w:val="18"/>
        </w:rPr>
      </w:pPr>
      <w:ins w:id="214" w:author="Kumar, Partik" w:date="2026-05-08T12:04:00Z" w16du:dateUtc="2026-05-08T06:34:00Z">
        <w:r w:rsidRPr="00BE6A7B">
          <w:rPr>
            <w:rFonts w:ascii="Calibri" w:eastAsia="Calibri" w:hAnsi="Calibri" w:cs="Calibri"/>
            <w:sz w:val="22"/>
            <w:szCs w:val="18"/>
          </w:rPr>
          <w:t>Breakdown of load forecasting performance by season: winter, spring, summer, and fall.</w:t>
        </w:r>
      </w:ins>
    </w:p>
    <w:p w14:paraId="1A6EB81A" w14:textId="77777777" w:rsidR="00C05C38" w:rsidRPr="00BE6A7B" w:rsidRDefault="00C05C38" w:rsidP="00C05C38">
      <w:pPr>
        <w:numPr>
          <w:ilvl w:val="1"/>
          <w:numId w:val="26"/>
        </w:numPr>
        <w:spacing w:after="0" w:line="240" w:lineRule="atLeast"/>
        <w:contextualSpacing/>
        <w:jc w:val="both"/>
        <w:rPr>
          <w:ins w:id="215" w:author="Kumar, Partik" w:date="2026-05-08T12:04:00Z" w16du:dateUtc="2026-05-08T06:34:00Z"/>
          <w:rFonts w:ascii="Calibri" w:eastAsia="Calibri" w:hAnsi="Calibri" w:cs="Calibri"/>
          <w:sz w:val="22"/>
          <w:szCs w:val="18"/>
        </w:rPr>
      </w:pPr>
      <w:ins w:id="216" w:author="Kumar, Partik" w:date="2026-05-08T12:04:00Z" w16du:dateUtc="2026-05-08T06:34:00Z">
        <w:r w:rsidRPr="00BE6A7B">
          <w:rPr>
            <w:rFonts w:ascii="Calibri" w:eastAsia="Calibri" w:hAnsi="Calibri" w:cs="Calibri"/>
            <w:sz w:val="22"/>
            <w:szCs w:val="18"/>
          </w:rPr>
          <w:t>Analysis of weekdays, weekend, special events or holidays and their impact on load variations and model predictions.</w:t>
        </w:r>
      </w:ins>
    </w:p>
    <w:p w14:paraId="24998CCC" w14:textId="68C0B346" w:rsidR="00C05C38" w:rsidRPr="00B35DFE" w:rsidDel="00C97A19" w:rsidRDefault="00C05C38" w:rsidP="00C05C38">
      <w:pPr>
        <w:numPr>
          <w:ilvl w:val="0"/>
          <w:numId w:val="26"/>
        </w:numPr>
        <w:spacing w:after="0" w:line="240" w:lineRule="atLeast"/>
        <w:contextualSpacing/>
        <w:jc w:val="both"/>
        <w:rPr>
          <w:ins w:id="217" w:author="Kumar, Partik" w:date="2026-05-08T12:07:00Z" w16du:dateUtc="2026-05-08T06:37:00Z"/>
          <w:del w:id="218" w:author="Goel, Rajat" w:date="2026-05-08T17:43:00Z" w16du:dateUtc="2026-05-08T12:13:00Z"/>
          <w:rFonts w:ascii="Calibri" w:eastAsia="Calibri" w:hAnsi="Calibri" w:cs="Calibri"/>
          <w:sz w:val="22"/>
          <w:szCs w:val="18"/>
        </w:rPr>
      </w:pPr>
    </w:p>
    <w:p w14:paraId="2FC6458D" w14:textId="77777777" w:rsidR="00C4173B" w:rsidRPr="005D76A9" w:rsidRDefault="00C4173B" w:rsidP="00C4173B">
      <w:pPr>
        <w:spacing w:after="0" w:line="240" w:lineRule="atLeast"/>
        <w:contextualSpacing/>
        <w:jc w:val="both"/>
        <w:rPr>
          <w:ins w:id="219" w:author="Kumar, Partik" w:date="2026-05-08T12:13:00Z" w16du:dateUtc="2026-05-08T06:43:00Z"/>
          <w:rFonts w:ascii="Calibri" w:eastAsia="Calibri" w:hAnsi="Calibri" w:cs="Calibri"/>
          <w:b/>
          <w:bCs/>
          <w:sz w:val="22"/>
          <w:szCs w:val="18"/>
        </w:rPr>
      </w:pPr>
      <w:ins w:id="220" w:author="Kumar, Partik" w:date="2026-05-08T12:13:00Z" w16du:dateUtc="2026-05-08T06:43:00Z">
        <w:r w:rsidRPr="005D76A9">
          <w:rPr>
            <w:rFonts w:ascii="Calibri" w:eastAsia="Calibri" w:hAnsi="Calibri" w:cs="Calibri"/>
            <w:b/>
            <w:bCs/>
            <w:sz w:val="22"/>
            <w:szCs w:val="18"/>
          </w:rPr>
          <w:t>Note –</w:t>
        </w:r>
      </w:ins>
    </w:p>
    <w:p w14:paraId="6466F6DB" w14:textId="77777777" w:rsidR="00C4173B" w:rsidRPr="002E2AF2" w:rsidRDefault="00C4173B" w:rsidP="00C4173B">
      <w:pPr>
        <w:numPr>
          <w:ilvl w:val="0"/>
          <w:numId w:val="31"/>
        </w:numPr>
        <w:spacing w:after="160" w:line="278" w:lineRule="auto"/>
        <w:jc w:val="both"/>
        <w:rPr>
          <w:ins w:id="221" w:author="Kumar, Partik" w:date="2026-05-08T12:35:00Z"/>
          <w:rFonts w:cstheme="minorHAnsi"/>
          <w:sz w:val="22"/>
          <w:szCs w:val="22"/>
        </w:rPr>
      </w:pPr>
      <w:ins w:id="222" w:author="Kumar, Partik" w:date="2026-05-08T12:35:00Z">
        <w:r w:rsidRPr="002E2AF2">
          <w:rPr>
            <w:rFonts w:cstheme="minorHAnsi"/>
            <w:sz w:val="22"/>
            <w:szCs w:val="22"/>
          </w:rPr>
          <w:t>The development of the AI/ML-based Demand Forecasting Tool will be completed within three months following the completion of Work Package 1 and closure of identified gaps by PTCUL. All development activities, including testing and validation, will be carried out on the contractor’s cloud infrastructure. The solution will be made live upon completion of this development phase</w:t>
        </w:r>
      </w:ins>
      <w:ins w:id="223" w:author="Kumar, Partik" w:date="2026-05-08T12:41:00Z" w16du:dateUtc="2026-05-08T07:11:00Z">
        <w:r>
          <w:rPr>
            <w:rFonts w:cstheme="minorHAnsi"/>
            <w:sz w:val="22"/>
            <w:szCs w:val="22"/>
          </w:rPr>
          <w:t>.</w:t>
        </w:r>
      </w:ins>
    </w:p>
    <w:p w14:paraId="5D191815" w14:textId="77777777" w:rsidR="00C4173B" w:rsidRPr="00F804DE" w:rsidRDefault="00C4173B" w:rsidP="00C4173B">
      <w:pPr>
        <w:numPr>
          <w:ilvl w:val="0"/>
          <w:numId w:val="31"/>
        </w:numPr>
        <w:spacing w:after="160" w:line="278" w:lineRule="auto"/>
        <w:jc w:val="both"/>
        <w:rPr>
          <w:ins w:id="224" w:author="Kumar, Partik" w:date="2026-05-08T13:09:00Z"/>
          <w:rFonts w:cstheme="minorHAnsi"/>
          <w:sz w:val="22"/>
          <w:szCs w:val="22"/>
        </w:rPr>
      </w:pPr>
      <w:ins w:id="225" w:author="Kumar, Partik" w:date="2026-05-08T12:42:00Z" w16du:dateUtc="2026-05-08T07:12:00Z">
        <w:r>
          <w:rPr>
            <w:rFonts w:cstheme="minorHAnsi"/>
            <w:sz w:val="22"/>
            <w:szCs w:val="22"/>
          </w:rPr>
          <w:t>After three months</w:t>
        </w:r>
      </w:ins>
      <w:ins w:id="226" w:author="Kumar, Partik" w:date="2026-05-08T12:35:00Z">
        <w:r w:rsidRPr="002E2AF2">
          <w:rPr>
            <w:rFonts w:cstheme="minorHAnsi"/>
            <w:sz w:val="22"/>
            <w:szCs w:val="22"/>
          </w:rPr>
          <w:t xml:space="preserve">, the deployment of the AI/ML-based Demand Forecasting Tool can be undertaken through either of the following </w:t>
        </w:r>
      </w:ins>
      <w:ins w:id="227" w:author="Kumar, Partik" w:date="2026-05-08T13:09:00Z">
        <w:r w:rsidRPr="00F804DE">
          <w:rPr>
            <w:rFonts w:cstheme="minorHAnsi"/>
            <w:sz w:val="22"/>
            <w:szCs w:val="22"/>
          </w:rPr>
          <w:t>options:</w:t>
        </w:r>
      </w:ins>
    </w:p>
    <w:p w14:paraId="26BDC661" w14:textId="77777777" w:rsidR="00C4173B" w:rsidRPr="00F804DE" w:rsidRDefault="00C4173B" w:rsidP="00C4173B">
      <w:pPr>
        <w:numPr>
          <w:ilvl w:val="0"/>
          <w:numId w:val="32"/>
        </w:numPr>
        <w:spacing w:after="160" w:line="278" w:lineRule="auto"/>
        <w:rPr>
          <w:ins w:id="228" w:author="Kumar, Partik" w:date="2026-05-08T13:09:00Z"/>
          <w:rFonts w:cstheme="minorHAnsi"/>
          <w:sz w:val="22"/>
          <w:szCs w:val="22"/>
        </w:rPr>
        <w:pPrChange w:id="229" w:author="Kumar, Partik" w:date="2026-05-08T13:09:00Z" w16du:dateUtc="2026-05-08T07:39:00Z">
          <w:pPr>
            <w:numPr>
              <w:numId w:val="28"/>
            </w:numPr>
            <w:tabs>
              <w:tab w:val="num" w:pos="720"/>
            </w:tabs>
            <w:ind w:left="720" w:hanging="360"/>
            <w:jc w:val="both"/>
          </w:pPr>
        </w:pPrChange>
      </w:pPr>
      <w:ins w:id="230" w:author="Kumar, Partik" w:date="2026-05-08T13:09:00Z">
        <w:r w:rsidRPr="00F804DE">
          <w:rPr>
            <w:rFonts w:cstheme="minorHAnsi"/>
            <w:b/>
            <w:bCs/>
            <w:sz w:val="22"/>
            <w:szCs w:val="22"/>
          </w:rPr>
          <w:t>Option 1 (SaaS / Contractor-Hosted Model):</w:t>
        </w:r>
        <w:r w:rsidRPr="00F804DE">
          <w:rPr>
            <w:rFonts w:cstheme="minorHAnsi"/>
            <w:sz w:val="22"/>
            <w:szCs w:val="22"/>
          </w:rPr>
          <w:br/>
          <w:t xml:space="preserve">The solution will continue to be hosted on the contractor’s cloud infrastructure for a period of five years. Under this model, the contractor will be responsible for end-to-end hosting, infrastructure provisioning, data storage, system uptime, cybersecurity, backups, and scalability. The tool will be provided to PTCUL as a Software-as-a-Service (SaaS) platform with secure user access. All upgrades, performance improvements, and routine maintenance will be managed by the contractor. PTCUL will not be required to provision any separate IT infrastructure under this option. Commercials for this model are provided in the </w:t>
        </w:r>
      </w:ins>
      <w:ins w:id="231" w:author="Kumar, Partik" w:date="2026-05-08T13:24:00Z" w16du:dateUtc="2026-05-08T07:54:00Z">
        <w:r>
          <w:rPr>
            <w:rFonts w:cstheme="minorHAnsi"/>
            <w:sz w:val="22"/>
            <w:szCs w:val="22"/>
          </w:rPr>
          <w:t>“</w:t>
        </w:r>
        <w:r w:rsidRPr="00E8109C">
          <w:rPr>
            <w:rFonts w:eastAsiaTheme="minorHAnsi" w:cstheme="minorHAnsi"/>
            <w:kern w:val="2"/>
            <w:sz w:val="22"/>
            <w:szCs w:val="22"/>
            <w14:ligatures w14:val="standardContextual"/>
            <w:rPrChange w:id="232" w:author="Kumar, Partik" w:date="2026-05-08T13:24:00Z" w16du:dateUtc="2026-05-08T07:54:00Z">
              <w:rPr>
                <w:rFonts w:ascii="Calibri" w:eastAsia="MS Gothic" w:hAnsi="Calibri" w:cs="Times New Roman"/>
                <w:b/>
                <w:bCs/>
                <w:color w:val="638C1B"/>
              </w:rPr>
            </w:rPrChange>
          </w:rPr>
          <w:t>Summary of Costs” section</w:t>
        </w:r>
      </w:ins>
      <w:ins w:id="233" w:author="Kumar, Partik" w:date="2026-05-08T13:09:00Z">
        <w:r w:rsidRPr="00F804DE">
          <w:rPr>
            <w:rFonts w:cstheme="minorHAnsi"/>
            <w:sz w:val="22"/>
            <w:szCs w:val="22"/>
          </w:rPr>
          <w:t xml:space="preserve">. </w:t>
        </w:r>
      </w:ins>
    </w:p>
    <w:p w14:paraId="0E559E87" w14:textId="356FE71D" w:rsidR="003374D5" w:rsidRPr="00C4173B" w:rsidRDefault="00C4173B" w:rsidP="00C4173B">
      <w:pPr>
        <w:numPr>
          <w:ilvl w:val="0"/>
          <w:numId w:val="32"/>
        </w:numPr>
        <w:spacing w:after="160" w:line="278" w:lineRule="auto"/>
        <w:rPr>
          <w:rFonts w:cstheme="minorHAnsi"/>
          <w:sz w:val="22"/>
          <w:szCs w:val="22"/>
        </w:rPr>
      </w:pPr>
      <w:ins w:id="234" w:author="Kumar, Partik" w:date="2026-05-08T13:09:00Z">
        <w:r w:rsidRPr="00F804DE">
          <w:rPr>
            <w:rFonts w:cstheme="minorHAnsi"/>
            <w:b/>
            <w:bCs/>
            <w:sz w:val="22"/>
            <w:szCs w:val="22"/>
          </w:rPr>
          <w:t>Option 2 (Client-Hosted Model):</w:t>
        </w:r>
        <w:r w:rsidRPr="00F804DE">
          <w:rPr>
            <w:rFonts w:cstheme="minorHAnsi"/>
            <w:sz w:val="22"/>
            <w:szCs w:val="22"/>
          </w:rPr>
          <w:br/>
          <w:t xml:space="preserve">The solution will be deployed on PTCUL’s designated cloud infrastructure post go-live. Under this model, PTCUL will be responsible for provisioning and managing the required cloud infrastructure, including compute, storage, networking, security, and data pipelines. The contractor will support the deployment, configuration, and integration of the forecasting tool on PTCUL’s environment. Post deployment, the contractor will provide ongoing maintenance, technical support, model updates, and performance monitoring under a fixed </w:t>
        </w:r>
        <w:r w:rsidRPr="00F804DE">
          <w:rPr>
            <w:rFonts w:cstheme="minorHAnsi"/>
            <w:sz w:val="22"/>
            <w:szCs w:val="22"/>
          </w:rPr>
          <w:lastRenderedPageBreak/>
          <w:t xml:space="preserve">annual maintenance contract (AMC). Commercials for this model are provided </w:t>
        </w:r>
      </w:ins>
      <w:ins w:id="235" w:author="Kumar, Partik" w:date="2026-05-08T13:24:00Z" w16du:dateUtc="2026-05-08T07:54:00Z">
        <w:r w:rsidRPr="00F804DE">
          <w:rPr>
            <w:rFonts w:cstheme="minorHAnsi"/>
            <w:sz w:val="22"/>
            <w:szCs w:val="22"/>
          </w:rPr>
          <w:t xml:space="preserve">in the </w:t>
        </w:r>
        <w:r>
          <w:rPr>
            <w:rFonts w:cstheme="minorHAnsi"/>
            <w:sz w:val="22"/>
            <w:szCs w:val="22"/>
          </w:rPr>
          <w:t>“</w:t>
        </w:r>
        <w:r w:rsidRPr="00D963C1">
          <w:rPr>
            <w:rFonts w:cstheme="minorHAnsi"/>
            <w:sz w:val="22"/>
            <w:szCs w:val="22"/>
          </w:rPr>
          <w:t>Summary of Costs” section</w:t>
        </w:r>
      </w:ins>
      <w:ins w:id="236" w:author="Kumar, Partik" w:date="2026-05-08T13:26:00Z" w16du:dateUtc="2026-05-08T07:56:00Z">
        <w:r>
          <w:rPr>
            <w:rFonts w:cstheme="minorHAnsi"/>
            <w:sz w:val="22"/>
            <w:szCs w:val="22"/>
          </w:rPr>
          <w:t>.</w:t>
        </w:r>
      </w:ins>
    </w:p>
    <w:p w14:paraId="4D3A34EC" w14:textId="77777777" w:rsidR="00E63398" w:rsidRPr="008154E3" w:rsidRDefault="00E63398">
      <w:pPr>
        <w:numPr>
          <w:ilvl w:val="0"/>
          <w:numId w:val="7"/>
        </w:numPr>
        <w:spacing w:before="240" w:after="0" w:line="240" w:lineRule="auto"/>
        <w:jc w:val="both"/>
        <w:rPr>
          <w:rFonts w:ascii="Verdana" w:hAnsi="Verdana" w:cs="Arial"/>
          <w:b/>
        </w:rPr>
      </w:pPr>
      <w:r w:rsidRPr="008154E3">
        <w:rPr>
          <w:rFonts w:ascii="Verdana" w:hAnsi="Verdana" w:cs="Arial"/>
          <w:b/>
        </w:rPr>
        <w:t xml:space="preserve">Client Responsibilities </w:t>
      </w:r>
    </w:p>
    <w:p w14:paraId="0C5B9187" w14:textId="0F24426F" w:rsidR="00391850" w:rsidRPr="008154E3" w:rsidRDefault="00EC6FEE" w:rsidP="00BD76C6">
      <w:pPr>
        <w:spacing w:before="240"/>
        <w:jc w:val="both"/>
        <w:rPr>
          <w:rFonts w:ascii="Verdana" w:hAnsi="Verdana" w:cs="Arial"/>
        </w:rPr>
      </w:pPr>
      <w:r w:rsidRPr="008154E3">
        <w:rPr>
          <w:rFonts w:ascii="Verdana" w:hAnsi="Verdana" w:cs="Arial"/>
        </w:rPr>
        <w:t>Client</w:t>
      </w:r>
      <w:r w:rsidR="00391850" w:rsidRPr="008154E3">
        <w:rPr>
          <w:rFonts w:ascii="Verdana" w:hAnsi="Verdana" w:cs="Arial"/>
        </w:rPr>
        <w:t xml:space="preserve"> </w:t>
      </w:r>
      <w:r w:rsidRPr="008154E3">
        <w:rPr>
          <w:rFonts w:ascii="Verdana" w:hAnsi="Verdana" w:cs="Arial"/>
        </w:rPr>
        <w:t>shall</w:t>
      </w:r>
      <w:r w:rsidR="00391850" w:rsidRPr="008154E3">
        <w:rPr>
          <w:rFonts w:ascii="Verdana" w:hAnsi="Verdana" w:cs="Arial"/>
        </w:rPr>
        <w:t xml:space="preserve"> be responsible for </w:t>
      </w:r>
      <w:r w:rsidRPr="008154E3">
        <w:rPr>
          <w:rFonts w:ascii="Verdana" w:hAnsi="Verdana" w:cs="Arial"/>
        </w:rPr>
        <w:t>organiz</w:t>
      </w:r>
      <w:r w:rsidR="00BC521C">
        <w:rPr>
          <w:rFonts w:ascii="Verdana" w:hAnsi="Verdana" w:cs="Arial"/>
        </w:rPr>
        <w:t>ing</w:t>
      </w:r>
      <w:r w:rsidRPr="008154E3">
        <w:rPr>
          <w:rFonts w:ascii="Verdana" w:hAnsi="Verdana" w:cs="Arial"/>
        </w:rPr>
        <w:t xml:space="preserve"> meetings with client’s officials</w:t>
      </w:r>
      <w:r w:rsidR="00391850" w:rsidRPr="008154E3">
        <w:rPr>
          <w:rFonts w:ascii="Verdana" w:hAnsi="Verdana" w:cs="Arial"/>
        </w:rPr>
        <w:t xml:space="preserve">. Deloitte will make use of </w:t>
      </w:r>
      <w:r w:rsidR="00E32E92" w:rsidRPr="008154E3">
        <w:rPr>
          <w:rFonts w:ascii="Verdana" w:hAnsi="Verdana" w:cs="Arial"/>
        </w:rPr>
        <w:t>publicly</w:t>
      </w:r>
      <w:r w:rsidR="00391850" w:rsidRPr="008154E3">
        <w:rPr>
          <w:rFonts w:ascii="Verdana" w:hAnsi="Verdana" w:cs="Arial"/>
        </w:rPr>
        <w:t xml:space="preserve"> available secondary sources of information.</w:t>
      </w:r>
    </w:p>
    <w:p w14:paraId="2C417A18" w14:textId="77777777" w:rsidR="00E63398" w:rsidRPr="008154E3" w:rsidRDefault="00E63398">
      <w:pPr>
        <w:numPr>
          <w:ilvl w:val="0"/>
          <w:numId w:val="7"/>
        </w:numPr>
        <w:spacing w:before="240" w:after="0" w:line="240" w:lineRule="auto"/>
        <w:jc w:val="both"/>
        <w:rPr>
          <w:rFonts w:ascii="Verdana" w:hAnsi="Verdana" w:cs="Arial"/>
          <w:b/>
        </w:rPr>
      </w:pPr>
      <w:r w:rsidRPr="008154E3">
        <w:rPr>
          <w:rFonts w:ascii="Verdana" w:hAnsi="Verdana" w:cs="Arial"/>
          <w:b/>
        </w:rPr>
        <w:t xml:space="preserve">Limitations / Exclusions  </w:t>
      </w:r>
    </w:p>
    <w:p w14:paraId="7BCAA768" w14:textId="57493CD9" w:rsidR="00E63398" w:rsidRPr="008154E3" w:rsidRDefault="00E63398" w:rsidP="00BD76C6">
      <w:pPr>
        <w:spacing w:before="240"/>
        <w:jc w:val="both"/>
        <w:rPr>
          <w:rStyle w:val="IntenseEmphasis"/>
          <w:rFonts w:ascii="Verdana" w:hAnsi="Verdana" w:cs="Arial"/>
          <w:b w:val="0"/>
        </w:rPr>
      </w:pPr>
      <w:r w:rsidRPr="008154E3">
        <w:rPr>
          <w:rStyle w:val="IntenseEmphasis"/>
          <w:rFonts w:ascii="Verdana" w:hAnsi="Verdana" w:cs="Arial"/>
          <w:b w:val="0"/>
        </w:rPr>
        <w:t xml:space="preserve">Any item/ activity not expressly set forth in this EL is out-of-scope, including but not limited to, the following:  </w:t>
      </w:r>
    </w:p>
    <w:p w14:paraId="7FD798F8" w14:textId="2A64E2A9" w:rsidR="00EC6FEE" w:rsidRDefault="00BC521C">
      <w:pPr>
        <w:pStyle w:val="ListParagraph"/>
        <w:numPr>
          <w:ilvl w:val="0"/>
          <w:numId w:val="10"/>
        </w:numPr>
        <w:jc w:val="both"/>
        <w:rPr>
          <w:rStyle w:val="IntenseEmphasis"/>
          <w:rFonts w:ascii="Verdana" w:hAnsi="Verdana" w:cs="Arial"/>
          <w:b w:val="0"/>
        </w:rPr>
      </w:pPr>
      <w:r>
        <w:rPr>
          <w:rStyle w:val="IntenseEmphasis"/>
          <w:rFonts w:ascii="Verdana" w:hAnsi="Verdana" w:cs="Arial"/>
          <w:b w:val="0"/>
        </w:rPr>
        <w:t>D</w:t>
      </w:r>
      <w:r w:rsidR="00EC6FEE" w:rsidRPr="008154E3">
        <w:rPr>
          <w:rStyle w:val="IntenseEmphasis"/>
          <w:rFonts w:ascii="Verdana" w:hAnsi="Verdana" w:cs="Arial"/>
          <w:b w:val="0"/>
        </w:rPr>
        <w:t>ue-</w:t>
      </w:r>
      <w:r>
        <w:rPr>
          <w:rStyle w:val="IntenseEmphasis"/>
          <w:rFonts w:ascii="Verdana" w:hAnsi="Verdana" w:cs="Arial"/>
          <w:b w:val="0"/>
        </w:rPr>
        <w:t>D</w:t>
      </w:r>
      <w:r w:rsidR="00EC6FEE" w:rsidRPr="008154E3">
        <w:rPr>
          <w:rStyle w:val="IntenseEmphasis"/>
          <w:rFonts w:ascii="Verdana" w:hAnsi="Verdana" w:cs="Arial"/>
          <w:b w:val="0"/>
        </w:rPr>
        <w:t xml:space="preserve">iligence </w:t>
      </w:r>
    </w:p>
    <w:p w14:paraId="44440676" w14:textId="241ACCD2" w:rsidR="00BC521C" w:rsidRDefault="00BC521C">
      <w:pPr>
        <w:pStyle w:val="ListParagraph"/>
        <w:numPr>
          <w:ilvl w:val="0"/>
          <w:numId w:val="10"/>
        </w:numPr>
        <w:jc w:val="both"/>
        <w:rPr>
          <w:rStyle w:val="IntenseEmphasis"/>
          <w:rFonts w:ascii="Verdana" w:hAnsi="Verdana" w:cs="Arial"/>
          <w:b w:val="0"/>
        </w:rPr>
      </w:pPr>
      <w:r>
        <w:rPr>
          <w:rStyle w:val="IntenseEmphasis"/>
          <w:rFonts w:ascii="Verdana" w:hAnsi="Verdana" w:cs="Arial"/>
          <w:b w:val="0"/>
        </w:rPr>
        <w:t>Tax advisory</w:t>
      </w:r>
    </w:p>
    <w:p w14:paraId="5FAB0B73" w14:textId="37FEBC8E" w:rsidR="00BC521C" w:rsidRPr="008154E3" w:rsidRDefault="00BC521C">
      <w:pPr>
        <w:pStyle w:val="ListParagraph"/>
        <w:numPr>
          <w:ilvl w:val="0"/>
          <w:numId w:val="10"/>
        </w:numPr>
        <w:jc w:val="both"/>
        <w:rPr>
          <w:rStyle w:val="IntenseEmphasis"/>
          <w:rFonts w:ascii="Verdana" w:hAnsi="Verdana" w:cs="Arial"/>
          <w:b w:val="0"/>
        </w:rPr>
      </w:pPr>
      <w:r>
        <w:rPr>
          <w:rStyle w:val="IntenseEmphasis"/>
          <w:rFonts w:ascii="Verdana" w:hAnsi="Verdana" w:cs="Arial"/>
          <w:b w:val="0"/>
        </w:rPr>
        <w:t>Legal advisory</w:t>
      </w:r>
    </w:p>
    <w:p w14:paraId="49D5BA63" w14:textId="23F50088" w:rsidR="00EC6FEE" w:rsidRPr="008154E3" w:rsidRDefault="00EC6FEE">
      <w:pPr>
        <w:rPr>
          <w:rFonts w:ascii="Verdana" w:hAnsi="Verdana" w:cs="Arial"/>
          <w:b/>
          <w:u w:val="single"/>
        </w:rPr>
      </w:pPr>
    </w:p>
    <w:p w14:paraId="17CADB5F" w14:textId="368C924F" w:rsidR="00E63398" w:rsidRPr="008154E3" w:rsidRDefault="00E63398">
      <w:pPr>
        <w:numPr>
          <w:ilvl w:val="0"/>
          <w:numId w:val="6"/>
        </w:numPr>
        <w:tabs>
          <w:tab w:val="left" w:pos="432"/>
          <w:tab w:val="left" w:pos="984"/>
          <w:tab w:val="left" w:pos="7056"/>
        </w:tabs>
        <w:spacing w:before="240" w:after="0" w:line="240" w:lineRule="auto"/>
        <w:jc w:val="both"/>
        <w:rPr>
          <w:rFonts w:ascii="Verdana" w:hAnsi="Verdana" w:cs="Arial"/>
          <w:b/>
          <w:u w:val="single"/>
        </w:rPr>
      </w:pPr>
      <w:r w:rsidRPr="008154E3">
        <w:rPr>
          <w:rFonts w:ascii="Verdana" w:hAnsi="Verdana" w:cs="Arial"/>
          <w:b/>
          <w:u w:val="single"/>
        </w:rPr>
        <w:t>Deliverables</w:t>
      </w:r>
    </w:p>
    <w:p w14:paraId="5C4E98FC" w14:textId="77777777" w:rsidR="00E63398" w:rsidRPr="008154E3" w:rsidRDefault="00E63398" w:rsidP="00E63398">
      <w:pPr>
        <w:ind w:left="360"/>
        <w:jc w:val="both"/>
        <w:rPr>
          <w:rFonts w:ascii="Verdana" w:hAnsi="Verdana" w:cs="Arial"/>
        </w:rPr>
      </w:pPr>
    </w:p>
    <w:p w14:paraId="4E4FF4B5" w14:textId="77777777" w:rsidR="00E63398" w:rsidRPr="008154E3" w:rsidRDefault="00E63398">
      <w:pPr>
        <w:numPr>
          <w:ilvl w:val="0"/>
          <w:numId w:val="8"/>
        </w:numPr>
        <w:spacing w:after="0" w:line="240" w:lineRule="auto"/>
        <w:jc w:val="both"/>
        <w:rPr>
          <w:rFonts w:ascii="Verdana" w:hAnsi="Verdana" w:cs="Arial"/>
          <w:b/>
        </w:rPr>
      </w:pPr>
      <w:r w:rsidRPr="008154E3">
        <w:rPr>
          <w:rFonts w:ascii="Verdana" w:hAnsi="Verdana" w:cs="Arial"/>
          <w:b/>
        </w:rPr>
        <w:t xml:space="preserve">Deliverables </w:t>
      </w:r>
    </w:p>
    <w:p w14:paraId="1281C92C" w14:textId="77777777" w:rsidR="00225722" w:rsidRPr="00225722" w:rsidRDefault="00225722" w:rsidP="00225722">
      <w:pPr>
        <w:pStyle w:val="ListParagraph"/>
        <w:numPr>
          <w:ilvl w:val="0"/>
          <w:numId w:val="34"/>
        </w:numPr>
        <w:rPr>
          <w:rFonts w:cstheme="minorHAnsi"/>
          <w:sz w:val="22"/>
          <w:szCs w:val="22"/>
        </w:rPr>
      </w:pPr>
      <w:r w:rsidRPr="00225722">
        <w:rPr>
          <w:rFonts w:cstheme="minorHAnsi"/>
          <w:sz w:val="22"/>
          <w:szCs w:val="22"/>
        </w:rPr>
        <w:t>Gap analysis for deployment of ‘Demand Forecast’ in the State.</w:t>
      </w:r>
    </w:p>
    <w:p w14:paraId="7617C974" w14:textId="47ADD696" w:rsidR="0053264E" w:rsidRPr="00BE6A7B" w:rsidRDefault="0053264E" w:rsidP="0053264E">
      <w:pPr>
        <w:numPr>
          <w:ilvl w:val="0"/>
          <w:numId w:val="34"/>
        </w:numPr>
        <w:spacing w:after="160" w:line="278" w:lineRule="auto"/>
        <w:jc w:val="both"/>
        <w:rPr>
          <w:rFonts w:cstheme="minorHAnsi"/>
          <w:sz w:val="22"/>
          <w:szCs w:val="22"/>
          <w:rPrChange w:id="237" w:author="Kumar, Partik" w:date="2026-05-08T12:09:00Z" w16du:dateUtc="2026-05-08T06:39:00Z">
            <w:rPr>
              <w:rFonts w:ascii="Times New Roman" w:hAnsi="Times New Roman" w:cs="Times New Roman"/>
            </w:rPr>
          </w:rPrChange>
        </w:rPr>
      </w:pPr>
      <w:r w:rsidRPr="00BE6A7B">
        <w:rPr>
          <w:rFonts w:cstheme="minorHAnsi"/>
          <w:b/>
          <w:bCs/>
          <w:sz w:val="22"/>
          <w:szCs w:val="22"/>
          <w:rPrChange w:id="238" w:author="Kumar, Partik" w:date="2026-05-08T12:09:00Z" w16du:dateUtc="2026-05-08T06:39:00Z">
            <w:rPr>
              <w:rFonts w:ascii="Times New Roman" w:hAnsi="Times New Roman" w:cs="Times New Roman"/>
              <w:b/>
              <w:bCs/>
            </w:rPr>
          </w:rPrChange>
        </w:rPr>
        <w:t>Inception Report</w:t>
      </w:r>
      <w:r w:rsidRPr="00BE6A7B">
        <w:rPr>
          <w:rFonts w:cstheme="minorHAnsi"/>
          <w:sz w:val="22"/>
          <w:szCs w:val="22"/>
          <w:rPrChange w:id="239" w:author="Kumar, Partik" w:date="2026-05-08T12:09:00Z" w16du:dateUtc="2026-05-08T06:39:00Z">
            <w:rPr>
              <w:rFonts w:ascii="Times New Roman" w:hAnsi="Times New Roman" w:cs="Times New Roman"/>
            </w:rPr>
          </w:rPrChange>
        </w:rPr>
        <w:t>: Detailed methodology, data sources, and timelines</w:t>
      </w:r>
    </w:p>
    <w:p w14:paraId="09986147" w14:textId="77777777" w:rsidR="0053264E" w:rsidRPr="00BE6A7B" w:rsidRDefault="0053264E" w:rsidP="0053264E">
      <w:pPr>
        <w:numPr>
          <w:ilvl w:val="0"/>
          <w:numId w:val="34"/>
        </w:numPr>
        <w:spacing w:after="160" w:line="278" w:lineRule="auto"/>
        <w:jc w:val="both"/>
        <w:rPr>
          <w:rFonts w:cstheme="minorHAnsi"/>
          <w:sz w:val="22"/>
          <w:szCs w:val="22"/>
          <w:rPrChange w:id="240" w:author="Kumar, Partik" w:date="2026-05-08T12:09:00Z" w16du:dateUtc="2026-05-08T06:39:00Z">
            <w:rPr>
              <w:rFonts w:ascii="Times New Roman" w:hAnsi="Times New Roman" w:cs="Times New Roman"/>
            </w:rPr>
          </w:rPrChange>
        </w:rPr>
      </w:pPr>
      <w:r w:rsidRPr="00BE6A7B">
        <w:rPr>
          <w:rFonts w:cstheme="minorHAnsi"/>
          <w:b/>
          <w:bCs/>
          <w:sz w:val="22"/>
          <w:szCs w:val="22"/>
          <w:rPrChange w:id="241" w:author="Kumar, Partik" w:date="2026-05-08T12:09:00Z" w16du:dateUtc="2026-05-08T06:39:00Z">
            <w:rPr>
              <w:rFonts w:ascii="Times New Roman" w:hAnsi="Times New Roman" w:cs="Times New Roman"/>
              <w:b/>
              <w:bCs/>
            </w:rPr>
          </w:rPrChange>
        </w:rPr>
        <w:t>Draft Forecast Report</w:t>
      </w:r>
      <w:r w:rsidRPr="00BE6A7B">
        <w:rPr>
          <w:rFonts w:cstheme="minorHAnsi"/>
          <w:sz w:val="22"/>
          <w:szCs w:val="22"/>
          <w:rPrChange w:id="242" w:author="Kumar, Partik" w:date="2026-05-08T12:09:00Z" w16du:dateUtc="2026-05-08T06:39:00Z">
            <w:rPr>
              <w:rFonts w:ascii="Times New Roman" w:hAnsi="Times New Roman" w:cs="Times New Roman"/>
            </w:rPr>
          </w:rPrChange>
        </w:rPr>
        <w:t>: Preliminary findings across different scenarios for stakeholder comments.</w:t>
      </w:r>
    </w:p>
    <w:p w14:paraId="35D89744" w14:textId="77777777" w:rsidR="0053264E" w:rsidRPr="00BE6A7B" w:rsidRDefault="0053264E" w:rsidP="0053264E">
      <w:pPr>
        <w:numPr>
          <w:ilvl w:val="0"/>
          <w:numId w:val="34"/>
        </w:numPr>
        <w:spacing w:after="160" w:line="278" w:lineRule="auto"/>
        <w:jc w:val="both"/>
        <w:rPr>
          <w:rFonts w:cstheme="minorHAnsi"/>
          <w:sz w:val="22"/>
          <w:szCs w:val="22"/>
          <w:rPrChange w:id="243" w:author="Kumar, Partik" w:date="2026-05-08T12:09:00Z" w16du:dateUtc="2026-05-08T06:39:00Z">
            <w:rPr>
              <w:rFonts w:ascii="Times New Roman" w:hAnsi="Times New Roman" w:cs="Times New Roman"/>
            </w:rPr>
          </w:rPrChange>
        </w:rPr>
      </w:pPr>
      <w:r w:rsidRPr="00BE6A7B">
        <w:rPr>
          <w:rFonts w:cstheme="minorHAnsi"/>
          <w:b/>
          <w:bCs/>
          <w:sz w:val="22"/>
          <w:szCs w:val="22"/>
          <w:rPrChange w:id="244" w:author="Kumar, Partik" w:date="2026-05-08T12:09:00Z" w16du:dateUtc="2026-05-08T06:39:00Z">
            <w:rPr>
              <w:rFonts w:ascii="Times New Roman" w:hAnsi="Times New Roman" w:cs="Times New Roman"/>
              <w:b/>
              <w:bCs/>
            </w:rPr>
          </w:rPrChange>
        </w:rPr>
        <w:t>Final Forecast Report</w:t>
      </w:r>
      <w:r w:rsidRPr="00BE6A7B">
        <w:rPr>
          <w:rFonts w:cstheme="minorHAnsi"/>
          <w:sz w:val="22"/>
          <w:szCs w:val="22"/>
          <w:rPrChange w:id="245" w:author="Kumar, Partik" w:date="2026-05-08T12:09:00Z" w16du:dateUtc="2026-05-08T06:39:00Z">
            <w:rPr>
              <w:rFonts w:ascii="Times New Roman" w:hAnsi="Times New Roman" w:cs="Times New Roman"/>
            </w:rPr>
          </w:rPrChange>
        </w:rPr>
        <w:t>: Comprehensive document including technical design parameters and refined projections.</w:t>
      </w:r>
    </w:p>
    <w:p w14:paraId="098B2DC3" w14:textId="6D638733" w:rsidR="009630E9" w:rsidRPr="00225722" w:rsidRDefault="0053264E" w:rsidP="00225722">
      <w:pPr>
        <w:numPr>
          <w:ilvl w:val="0"/>
          <w:numId w:val="34"/>
        </w:numPr>
        <w:spacing w:after="160" w:line="278" w:lineRule="auto"/>
        <w:jc w:val="both"/>
        <w:rPr>
          <w:rFonts w:cstheme="minorHAnsi"/>
          <w:sz w:val="22"/>
          <w:szCs w:val="22"/>
        </w:rPr>
      </w:pPr>
      <w:r w:rsidRPr="00BE6A7B">
        <w:rPr>
          <w:rFonts w:cstheme="minorHAnsi"/>
          <w:b/>
          <w:bCs/>
          <w:sz w:val="22"/>
          <w:szCs w:val="22"/>
          <w:rPrChange w:id="246" w:author="Kumar, Partik" w:date="2026-05-08T12:09:00Z" w16du:dateUtc="2026-05-08T06:39:00Z">
            <w:rPr>
              <w:rFonts w:ascii="Times New Roman" w:hAnsi="Times New Roman" w:cs="Times New Roman"/>
              <w:b/>
              <w:bCs/>
            </w:rPr>
          </w:rPrChange>
        </w:rPr>
        <w:t>Operational Dashboard/Model</w:t>
      </w:r>
      <w:r w:rsidRPr="00BE6A7B">
        <w:rPr>
          <w:rFonts w:cstheme="minorHAnsi"/>
          <w:sz w:val="22"/>
          <w:szCs w:val="22"/>
          <w:rPrChange w:id="247" w:author="Kumar, Partik" w:date="2026-05-08T12:09:00Z" w16du:dateUtc="2026-05-08T06:39:00Z">
            <w:rPr>
              <w:rFonts w:ascii="Times New Roman" w:hAnsi="Times New Roman" w:cs="Times New Roman"/>
            </w:rPr>
          </w:rPrChange>
        </w:rPr>
        <w:t>: User-friendly software or tool for the utility to run future forecasts independently.</w:t>
      </w:r>
      <w:del w:id="248" w:author="Kumar, Partik" w:date="2026-05-08T16:24:00Z" w16du:dateUtc="2026-05-08T10:54:00Z">
        <w:r w:rsidRPr="00BE6A7B" w:rsidDel="00A0068E">
          <w:rPr>
            <w:rFonts w:cstheme="minorHAnsi"/>
            <w:sz w:val="22"/>
            <w:szCs w:val="22"/>
            <w:rPrChange w:id="249" w:author="Kumar, Partik" w:date="2026-05-08T12:09:00Z" w16du:dateUtc="2026-05-08T06:39:00Z">
              <w:rPr>
                <w:rFonts w:ascii="Times New Roman" w:hAnsi="Times New Roman" w:cs="Times New Roman"/>
              </w:rPr>
            </w:rPrChange>
          </w:rPr>
          <w:delText xml:space="preserve"> </w:delText>
        </w:r>
      </w:del>
    </w:p>
    <w:p w14:paraId="186D834D" w14:textId="77777777" w:rsidR="00C4173B" w:rsidRDefault="00C4173B" w:rsidP="00BD76C6">
      <w:pPr>
        <w:spacing w:before="240"/>
        <w:jc w:val="both"/>
        <w:rPr>
          <w:rFonts w:ascii="Verdana" w:hAnsi="Verdana" w:cs="Arial"/>
        </w:rPr>
      </w:pPr>
    </w:p>
    <w:p w14:paraId="397F718B" w14:textId="30E0B8FE" w:rsidR="00882192" w:rsidRPr="008154E3" w:rsidRDefault="00882192">
      <w:pPr>
        <w:numPr>
          <w:ilvl w:val="0"/>
          <w:numId w:val="8"/>
        </w:numPr>
        <w:spacing w:before="240" w:after="0" w:line="240" w:lineRule="auto"/>
        <w:jc w:val="both"/>
        <w:rPr>
          <w:rFonts w:ascii="Verdana" w:hAnsi="Verdana" w:cs="Arial"/>
          <w:b/>
        </w:rPr>
      </w:pPr>
      <w:r w:rsidRPr="008154E3">
        <w:rPr>
          <w:rFonts w:ascii="Verdana" w:hAnsi="Verdana" w:cs="Arial"/>
          <w:b/>
        </w:rPr>
        <w:t xml:space="preserve">Acceptance Procedures </w:t>
      </w:r>
    </w:p>
    <w:p w14:paraId="1D3CFB31" w14:textId="77777777" w:rsidR="00F622DD" w:rsidRPr="008154E3" w:rsidRDefault="00F622DD" w:rsidP="00BD76C6">
      <w:pPr>
        <w:spacing w:before="240"/>
        <w:jc w:val="both"/>
        <w:rPr>
          <w:rFonts w:ascii="Verdana" w:hAnsi="Verdana" w:cs="Arial"/>
        </w:rPr>
      </w:pPr>
      <w:r w:rsidRPr="008154E3">
        <w:rPr>
          <w:rFonts w:ascii="Verdana" w:hAnsi="Verdana" w:cs="Arial"/>
        </w:rPr>
        <w:t>All Deliverables for which DTTILLP has the primary responsibility to prepare as set forth in this EL will be subject to the review and approval of the Client.</w:t>
      </w:r>
    </w:p>
    <w:p w14:paraId="2DFD1BC1" w14:textId="3DD8197F" w:rsidR="00F622DD" w:rsidRPr="008154E3" w:rsidRDefault="00F622DD" w:rsidP="00F622DD">
      <w:pPr>
        <w:jc w:val="both"/>
        <w:rPr>
          <w:rFonts w:ascii="Verdana" w:hAnsi="Verdana" w:cs="Arial"/>
        </w:rPr>
      </w:pPr>
      <w:r w:rsidRPr="008154E3">
        <w:rPr>
          <w:rFonts w:ascii="Verdana" w:hAnsi="Verdana" w:cs="Arial"/>
        </w:rPr>
        <w:t xml:space="preserve">The project time-plan and our fees are based on the understanding that the review of a Deliverable will be completed in five (5) working days after delivery.  It is important that all deficiencies (if any) be identified at the time of the initial review in order not to delay the Engagement, as the project time-plan and our fees do not contemplate multiple review and correction cycles.  Deliverables requiring only minor corrections, which DTTILLP has agreed to undertake within specified times, will be deemed approved so that our services may continue as planned. </w:t>
      </w:r>
    </w:p>
    <w:p w14:paraId="486DBB86" w14:textId="77777777" w:rsidR="00F622DD" w:rsidRPr="008154E3" w:rsidRDefault="00F622DD" w:rsidP="00F622DD">
      <w:pPr>
        <w:jc w:val="both"/>
        <w:rPr>
          <w:rFonts w:ascii="Verdana" w:hAnsi="Verdana" w:cs="Arial"/>
        </w:rPr>
      </w:pPr>
      <w:r w:rsidRPr="008154E3">
        <w:rPr>
          <w:rFonts w:ascii="Verdana" w:hAnsi="Verdana" w:cs="Arial"/>
        </w:rPr>
        <w:t>Notwithstanding the foregoing provisions of this Section, approval of a Deliverable will be deemed given by Client if Client has not delivered to DTTILLP a notice of deficiencies for such Deliverable prior to the expiration of any period for Client’s review thereof as set forth in this Section, upon their delivery in their final form or when the Client first makes use of them in its business, whichever comes first.</w:t>
      </w:r>
    </w:p>
    <w:p w14:paraId="6873E27F" w14:textId="3FA69E96" w:rsidR="00F622DD" w:rsidRPr="008154E3" w:rsidRDefault="00F622DD" w:rsidP="00F622DD">
      <w:pPr>
        <w:jc w:val="both"/>
        <w:rPr>
          <w:rFonts w:ascii="Verdana" w:hAnsi="Verdana" w:cs="Arial"/>
        </w:rPr>
      </w:pPr>
      <w:r w:rsidRPr="008154E3">
        <w:rPr>
          <w:rFonts w:ascii="Verdana" w:hAnsi="Verdana" w:cs="Arial"/>
        </w:rPr>
        <w:lastRenderedPageBreak/>
        <w:t>In order for DTTILLP to carry on with the remainder of its Services, it must be able to rely upon approval of Deliverables, for purposes of all subsequent stages of the Engagement. In the event of a contradiction between the specifications for a Deliverable and the approved Deliverable, the contradiction shall be resolved by the approved Deliverable.</w:t>
      </w:r>
    </w:p>
    <w:p w14:paraId="52288D35" w14:textId="77777777" w:rsidR="00BD76C6" w:rsidRPr="008154E3" w:rsidRDefault="00BD76C6" w:rsidP="00BD76C6">
      <w:pPr>
        <w:spacing w:after="0" w:line="240" w:lineRule="auto"/>
        <w:jc w:val="both"/>
        <w:rPr>
          <w:rFonts w:ascii="Verdana" w:hAnsi="Verdana" w:cs="Arial"/>
          <w:b/>
        </w:rPr>
      </w:pPr>
      <w:bookmarkStart w:id="250" w:name="_Toc259401607"/>
    </w:p>
    <w:bookmarkEnd w:id="250"/>
    <w:p w14:paraId="2D4E0DBA" w14:textId="77777777" w:rsidR="00882192" w:rsidRPr="008154E3" w:rsidRDefault="00882192">
      <w:pPr>
        <w:numPr>
          <w:ilvl w:val="0"/>
          <w:numId w:val="8"/>
        </w:numPr>
        <w:spacing w:before="240" w:after="0" w:line="240" w:lineRule="auto"/>
        <w:jc w:val="both"/>
        <w:rPr>
          <w:rFonts w:ascii="Verdana" w:hAnsi="Verdana" w:cs="Arial"/>
          <w:b/>
        </w:rPr>
      </w:pPr>
      <w:r w:rsidRPr="008154E3">
        <w:rPr>
          <w:rFonts w:ascii="Verdana" w:hAnsi="Verdana" w:cs="Arial"/>
          <w:b/>
        </w:rPr>
        <w:t xml:space="preserve">Project Assumptions </w:t>
      </w:r>
    </w:p>
    <w:p w14:paraId="694A774C" w14:textId="09221EDA" w:rsidR="00882192" w:rsidRDefault="008441D0" w:rsidP="00BD76C6">
      <w:pPr>
        <w:spacing w:before="240"/>
        <w:jc w:val="both"/>
        <w:rPr>
          <w:rFonts w:ascii="Verdana" w:hAnsi="Verdana" w:cs="Arial"/>
        </w:rPr>
      </w:pPr>
      <w:r w:rsidRPr="008154E3">
        <w:rPr>
          <w:rFonts w:ascii="Verdana" w:hAnsi="Verdana" w:cs="Arial"/>
        </w:rPr>
        <w:t xml:space="preserve">The </w:t>
      </w:r>
      <w:r w:rsidR="0083362A">
        <w:rPr>
          <w:rFonts w:ascii="Verdana" w:hAnsi="Verdana" w:cs="Arial"/>
        </w:rPr>
        <w:t xml:space="preserve">proposal is based on </w:t>
      </w:r>
      <w:r w:rsidRPr="008154E3">
        <w:rPr>
          <w:rFonts w:ascii="Verdana" w:hAnsi="Verdana" w:cs="Arial"/>
        </w:rPr>
        <w:t>the assumptions</w:t>
      </w:r>
      <w:r w:rsidR="0083362A">
        <w:rPr>
          <w:rFonts w:ascii="Verdana" w:hAnsi="Verdana" w:cs="Arial"/>
        </w:rPr>
        <w:t xml:space="preserve"> stated in this proposal</w:t>
      </w:r>
      <w:r w:rsidRPr="008154E3">
        <w:rPr>
          <w:rFonts w:ascii="Verdana" w:hAnsi="Verdana" w:cs="Arial"/>
        </w:rPr>
        <w:t>, client responsibilities and expectations that together with the information provided to DTTILLP as of the date of this EL, the nature and scope of the Services, the expected resource requirements and other commitments from the Client, and the anticipated duration of the Services, form the “Project Assumptions” for this EL and the basis of DTTILLP’s pricing.  A deviation from the Project Assumptions may cause changes to DTTILLP’s schedule, fees, expenses, level of effort or otherwise impact DTTILLP’s performance of the Services, and the parties will enter into a Change Order to reflect any adjustments to the Services and/or pricing for such services as a result thereof.</w:t>
      </w:r>
    </w:p>
    <w:p w14:paraId="2F2A00B1" w14:textId="09ED2053" w:rsidR="00771324" w:rsidRPr="008154E3" w:rsidRDefault="00771324">
      <w:pPr>
        <w:numPr>
          <w:ilvl w:val="0"/>
          <w:numId w:val="6"/>
        </w:numPr>
        <w:tabs>
          <w:tab w:val="left" w:pos="432"/>
          <w:tab w:val="left" w:pos="984"/>
          <w:tab w:val="left" w:pos="7056"/>
        </w:tabs>
        <w:spacing w:before="240" w:after="0" w:line="240" w:lineRule="auto"/>
        <w:jc w:val="both"/>
        <w:rPr>
          <w:rFonts w:ascii="Verdana" w:hAnsi="Verdana" w:cs="Arial"/>
          <w:b/>
        </w:rPr>
      </w:pPr>
      <w:r w:rsidRPr="008154E3">
        <w:rPr>
          <w:rFonts w:ascii="Verdana" w:hAnsi="Verdana" w:cs="Arial"/>
          <w:b/>
        </w:rPr>
        <w:t>Change Orders</w:t>
      </w:r>
    </w:p>
    <w:p w14:paraId="4F3FC7F4" w14:textId="723CD4F2" w:rsidR="00771324" w:rsidRPr="008154E3" w:rsidRDefault="00771324" w:rsidP="00771324">
      <w:pPr>
        <w:tabs>
          <w:tab w:val="left" w:pos="432"/>
          <w:tab w:val="left" w:pos="984"/>
          <w:tab w:val="left" w:pos="7056"/>
        </w:tabs>
        <w:spacing w:after="0" w:line="240" w:lineRule="auto"/>
        <w:jc w:val="both"/>
        <w:rPr>
          <w:rFonts w:ascii="Verdana" w:hAnsi="Verdana" w:cs="Arial"/>
          <w:b/>
        </w:rPr>
      </w:pPr>
    </w:p>
    <w:p w14:paraId="22C24007" w14:textId="69FA3739" w:rsidR="00771324" w:rsidRPr="008154E3" w:rsidRDefault="00771324" w:rsidP="00771324">
      <w:pPr>
        <w:tabs>
          <w:tab w:val="left" w:pos="432"/>
          <w:tab w:val="left" w:pos="984"/>
          <w:tab w:val="left" w:pos="7056"/>
        </w:tabs>
        <w:spacing w:after="0" w:line="240" w:lineRule="auto"/>
        <w:jc w:val="both"/>
        <w:rPr>
          <w:rFonts w:ascii="Verdana" w:hAnsi="Verdana" w:cs="Arial"/>
        </w:rPr>
      </w:pPr>
      <w:r w:rsidRPr="008154E3">
        <w:rPr>
          <w:rFonts w:ascii="Verdana" w:hAnsi="Verdana" w:cs="Arial"/>
        </w:rPr>
        <w:t>If any of the following events occur while DTTILLP is engaged to provide the Services (each a “Change Order Event”), DTTILLP shall be entitled to a Change Order to compensate it for actual and anticipated additional effort.</w:t>
      </w:r>
    </w:p>
    <w:p w14:paraId="3F258084" w14:textId="7B8F3066" w:rsidR="00771324" w:rsidRPr="008154E3" w:rsidRDefault="00771324" w:rsidP="00771324">
      <w:pPr>
        <w:tabs>
          <w:tab w:val="left" w:pos="432"/>
          <w:tab w:val="left" w:pos="984"/>
          <w:tab w:val="left" w:pos="7056"/>
        </w:tabs>
        <w:spacing w:after="0" w:line="240" w:lineRule="auto"/>
        <w:jc w:val="both"/>
        <w:rPr>
          <w:rFonts w:ascii="Verdana" w:hAnsi="Verdana" w:cs="Arial"/>
        </w:rPr>
      </w:pPr>
    </w:p>
    <w:p w14:paraId="48C186FC" w14:textId="0458D0F5" w:rsidR="00771324" w:rsidRPr="008154E3" w:rsidRDefault="00771324">
      <w:pPr>
        <w:pStyle w:val="ListParagraph"/>
        <w:numPr>
          <w:ilvl w:val="0"/>
          <w:numId w:val="11"/>
        </w:numPr>
        <w:tabs>
          <w:tab w:val="left" w:pos="432"/>
          <w:tab w:val="left" w:pos="984"/>
          <w:tab w:val="left" w:pos="7056"/>
        </w:tabs>
        <w:spacing w:after="0" w:line="240" w:lineRule="auto"/>
        <w:jc w:val="both"/>
        <w:rPr>
          <w:rFonts w:ascii="Verdana" w:hAnsi="Verdana" w:cs="Arial"/>
        </w:rPr>
      </w:pPr>
      <w:r w:rsidRPr="008154E3">
        <w:rPr>
          <w:rFonts w:ascii="Verdana" w:hAnsi="Verdana" w:cs="Arial"/>
        </w:rPr>
        <w:t>The scope, approach or timing of the Engagement or the Services change,</w:t>
      </w:r>
    </w:p>
    <w:p w14:paraId="43644504" w14:textId="6307410F" w:rsidR="00771324" w:rsidRPr="008154E3" w:rsidRDefault="00771324">
      <w:pPr>
        <w:pStyle w:val="ListParagraph"/>
        <w:numPr>
          <w:ilvl w:val="0"/>
          <w:numId w:val="11"/>
        </w:numPr>
        <w:tabs>
          <w:tab w:val="left" w:pos="432"/>
          <w:tab w:val="left" w:pos="984"/>
          <w:tab w:val="left" w:pos="7056"/>
        </w:tabs>
        <w:spacing w:after="0" w:line="240" w:lineRule="auto"/>
        <w:jc w:val="both"/>
        <w:rPr>
          <w:rFonts w:ascii="Verdana" w:hAnsi="Verdana" w:cs="Arial"/>
        </w:rPr>
      </w:pPr>
      <w:r w:rsidRPr="008154E3">
        <w:rPr>
          <w:rFonts w:ascii="Verdana" w:hAnsi="Verdana" w:cs="Arial"/>
        </w:rPr>
        <w:t>Delays are encountered that are beyond the reasonable control of DTTILLP, including, without limitation, delays caused by third party software and hardware vendors or their related products and/or services,</w:t>
      </w:r>
    </w:p>
    <w:p w14:paraId="78B891A0" w14:textId="1563EBF0" w:rsidR="00771324" w:rsidRPr="008154E3" w:rsidRDefault="00771324">
      <w:pPr>
        <w:pStyle w:val="ListParagraph"/>
        <w:numPr>
          <w:ilvl w:val="0"/>
          <w:numId w:val="11"/>
        </w:numPr>
        <w:tabs>
          <w:tab w:val="left" w:pos="432"/>
          <w:tab w:val="left" w:pos="984"/>
          <w:tab w:val="left" w:pos="7056"/>
        </w:tabs>
        <w:spacing w:after="0" w:line="240" w:lineRule="auto"/>
        <w:jc w:val="both"/>
        <w:rPr>
          <w:rFonts w:ascii="Verdana" w:hAnsi="Verdana" w:cs="Arial"/>
        </w:rPr>
      </w:pPr>
      <w:r w:rsidRPr="008154E3">
        <w:rPr>
          <w:rFonts w:ascii="Verdana" w:hAnsi="Verdana" w:cs="Arial"/>
        </w:rPr>
        <w:t>A project assumption proves to be invalid,</w:t>
      </w:r>
    </w:p>
    <w:p w14:paraId="5BB7ABE6" w14:textId="00DA1600" w:rsidR="00771324" w:rsidRPr="008154E3" w:rsidRDefault="00771324">
      <w:pPr>
        <w:pStyle w:val="ListParagraph"/>
        <w:numPr>
          <w:ilvl w:val="0"/>
          <w:numId w:val="11"/>
        </w:numPr>
        <w:tabs>
          <w:tab w:val="left" w:pos="432"/>
          <w:tab w:val="left" w:pos="984"/>
          <w:tab w:val="left" w:pos="7056"/>
        </w:tabs>
        <w:spacing w:after="0" w:line="240" w:lineRule="auto"/>
        <w:jc w:val="both"/>
        <w:rPr>
          <w:rFonts w:ascii="Verdana" w:hAnsi="Verdana" w:cs="Arial"/>
        </w:rPr>
      </w:pPr>
      <w:r w:rsidRPr="008154E3">
        <w:rPr>
          <w:rFonts w:ascii="Verdana" w:hAnsi="Verdana" w:cs="Arial"/>
        </w:rPr>
        <w:t>Client fails to meet its obligations as set forth herein.</w:t>
      </w:r>
    </w:p>
    <w:p w14:paraId="304A6B4D" w14:textId="77777777" w:rsidR="00771324" w:rsidRPr="008154E3" w:rsidRDefault="00771324" w:rsidP="00771324">
      <w:pPr>
        <w:tabs>
          <w:tab w:val="left" w:pos="432"/>
          <w:tab w:val="left" w:pos="984"/>
          <w:tab w:val="left" w:pos="7056"/>
        </w:tabs>
        <w:spacing w:after="0" w:line="240" w:lineRule="auto"/>
        <w:jc w:val="both"/>
        <w:rPr>
          <w:rFonts w:ascii="Verdana" w:hAnsi="Verdana" w:cs="Arial"/>
        </w:rPr>
      </w:pPr>
    </w:p>
    <w:p w14:paraId="3F40B177" w14:textId="32032D29" w:rsidR="00771324" w:rsidRPr="008154E3" w:rsidRDefault="00771324" w:rsidP="00771324">
      <w:pPr>
        <w:tabs>
          <w:tab w:val="left" w:pos="432"/>
          <w:tab w:val="left" w:pos="984"/>
          <w:tab w:val="left" w:pos="7056"/>
        </w:tabs>
        <w:spacing w:after="0" w:line="240" w:lineRule="auto"/>
        <w:jc w:val="both"/>
        <w:rPr>
          <w:rFonts w:ascii="Verdana" w:hAnsi="Verdana" w:cs="Arial"/>
        </w:rPr>
      </w:pPr>
      <w:r w:rsidRPr="008154E3">
        <w:rPr>
          <w:rFonts w:ascii="Verdana" w:hAnsi="Verdana" w:cs="Arial"/>
        </w:rPr>
        <w:t>DTTILLP will notify Client, in a reasonable period of time after becoming aware of a Change Order Event.  Notwithstanding anything to the contrary in this Agreement, if the parties are unable to reach a complete agreement on a Change Order within 30 days of Client being notified of a Change Order Event, DTTILLP may, at its option, suspend or terminate the Services upon written notice to Client.  Change Orders to this Agreement will only be effective when signed by authorized representatives of each party.</w:t>
      </w:r>
    </w:p>
    <w:p w14:paraId="14E60F4B" w14:textId="77777777" w:rsidR="00771324" w:rsidRPr="008154E3" w:rsidRDefault="00771324" w:rsidP="00771324">
      <w:pPr>
        <w:tabs>
          <w:tab w:val="left" w:pos="432"/>
          <w:tab w:val="left" w:pos="984"/>
          <w:tab w:val="left" w:pos="7056"/>
        </w:tabs>
        <w:spacing w:after="0" w:line="240" w:lineRule="auto"/>
        <w:jc w:val="both"/>
        <w:rPr>
          <w:rFonts w:ascii="Verdana" w:hAnsi="Verdana" w:cs="Arial"/>
          <w:b/>
        </w:rPr>
      </w:pPr>
    </w:p>
    <w:p w14:paraId="030C4000" w14:textId="3B0E5043" w:rsidR="008A01D7" w:rsidRPr="008154E3" w:rsidRDefault="008A01D7">
      <w:pPr>
        <w:numPr>
          <w:ilvl w:val="0"/>
          <w:numId w:val="6"/>
        </w:numPr>
        <w:tabs>
          <w:tab w:val="left" w:pos="432"/>
          <w:tab w:val="left" w:pos="984"/>
          <w:tab w:val="left" w:pos="7056"/>
        </w:tabs>
        <w:spacing w:after="0" w:line="240" w:lineRule="auto"/>
        <w:jc w:val="both"/>
        <w:rPr>
          <w:rFonts w:ascii="Verdana" w:hAnsi="Verdana" w:cs="Arial"/>
          <w:b/>
        </w:rPr>
      </w:pPr>
      <w:r w:rsidRPr="008154E3">
        <w:rPr>
          <w:rFonts w:ascii="Verdana" w:hAnsi="Verdana" w:cs="Arial"/>
          <w:b/>
        </w:rPr>
        <w:t xml:space="preserve">Fees, Expenses and Payment Terms  </w:t>
      </w:r>
    </w:p>
    <w:p w14:paraId="07FFF102" w14:textId="77777777" w:rsidR="008A01D7" w:rsidRPr="008154E3" w:rsidRDefault="008A01D7" w:rsidP="008A01D7">
      <w:pPr>
        <w:jc w:val="both"/>
        <w:rPr>
          <w:rFonts w:ascii="Verdana" w:hAnsi="Verdana" w:cs="Arial"/>
        </w:rPr>
      </w:pPr>
    </w:p>
    <w:p w14:paraId="00CD8544" w14:textId="77777777" w:rsidR="008A01D7" w:rsidRPr="008154E3" w:rsidRDefault="008A01D7">
      <w:pPr>
        <w:numPr>
          <w:ilvl w:val="0"/>
          <w:numId w:val="9"/>
        </w:numPr>
        <w:spacing w:after="0" w:line="240" w:lineRule="auto"/>
        <w:jc w:val="both"/>
        <w:rPr>
          <w:rFonts w:ascii="Verdana" w:hAnsi="Verdana" w:cs="Arial"/>
          <w:b/>
        </w:rPr>
      </w:pPr>
      <w:bookmarkStart w:id="251" w:name="_Toc259401608"/>
      <w:r w:rsidRPr="008154E3">
        <w:rPr>
          <w:rFonts w:ascii="Verdana" w:hAnsi="Verdana" w:cs="Arial"/>
          <w:b/>
        </w:rPr>
        <w:t>Professional Fee</w:t>
      </w:r>
      <w:bookmarkEnd w:id="251"/>
      <w:r w:rsidRPr="008154E3">
        <w:rPr>
          <w:rFonts w:ascii="Verdana" w:hAnsi="Verdana" w:cs="Arial"/>
          <w:b/>
        </w:rPr>
        <w:t xml:space="preserve"> (“Fee”) and Expenses</w:t>
      </w:r>
    </w:p>
    <w:p w14:paraId="015488FC" w14:textId="097A52EB" w:rsidR="00424EEF" w:rsidRDefault="00424EEF" w:rsidP="00BD76C6">
      <w:pPr>
        <w:spacing w:before="240"/>
        <w:jc w:val="both"/>
        <w:rPr>
          <w:rFonts w:ascii="Verdana" w:hAnsi="Verdana"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252" w:author="Kumar, Partik" w:date="2026-05-08T14:53:00Z" w16du:dateUtc="2026-05-08T09:23:00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6080"/>
        <w:gridCol w:w="2929"/>
        <w:tblGridChange w:id="253">
          <w:tblGrid>
            <w:gridCol w:w="6080"/>
            <w:gridCol w:w="46"/>
            <w:gridCol w:w="2883"/>
            <w:gridCol w:w="7"/>
            <w:gridCol w:w="1040"/>
          </w:tblGrid>
        </w:tblGridChange>
      </w:tblGrid>
      <w:tr w:rsidR="008369DA" w:rsidRPr="009A5C6C" w14:paraId="40A8E675" w14:textId="77777777" w:rsidTr="00EE5137">
        <w:trPr>
          <w:trHeight w:val="418"/>
          <w:jc w:val="center"/>
          <w:ins w:id="254" w:author="Kumar, Partik" w:date="2026-05-08T12:10:00Z"/>
          <w:trPrChange w:id="255" w:author="Kumar, Partik" w:date="2026-05-08T14:53:00Z" w16du:dateUtc="2026-05-08T09:23:00Z">
            <w:trPr>
              <w:trHeight w:val="449"/>
              <w:jc w:val="center"/>
            </w:trPr>
          </w:trPrChange>
        </w:trPr>
        <w:tc>
          <w:tcPr>
            <w:tcW w:w="9009" w:type="dxa"/>
            <w:gridSpan w:val="2"/>
            <w:shd w:val="clear" w:color="auto" w:fill="000000"/>
            <w:tcPrChange w:id="256" w:author="Kumar, Partik" w:date="2026-05-08T14:53:00Z" w16du:dateUtc="2026-05-08T09:23:00Z">
              <w:tcPr>
                <w:tcW w:w="10056" w:type="dxa"/>
                <w:gridSpan w:val="5"/>
                <w:shd w:val="clear" w:color="auto" w:fill="000000"/>
              </w:tcPr>
            </w:tcPrChange>
          </w:tcPr>
          <w:p w14:paraId="01F21F56" w14:textId="77777777" w:rsidR="008369DA" w:rsidRPr="009A5C6C" w:rsidRDefault="008369DA" w:rsidP="00D34D79">
            <w:pPr>
              <w:spacing w:line="259" w:lineRule="auto"/>
              <w:ind w:right="432"/>
              <w:jc w:val="center"/>
              <w:rPr>
                <w:ins w:id="257" w:author="Kumar, Partik" w:date="2026-05-08T12:10:00Z" w16du:dateUtc="2026-05-08T06:40:00Z"/>
                <w:rFonts w:ascii="Calibri" w:eastAsia="Calibri" w:hAnsi="Calibri" w:cs="Times New Roman"/>
                <w:b/>
                <w:sz w:val="22"/>
                <w:szCs w:val="22"/>
              </w:rPr>
            </w:pPr>
            <w:ins w:id="258" w:author="Kumar, Partik" w:date="2026-05-08T12:10:00Z" w16du:dateUtc="2026-05-08T06:40:00Z">
              <w:r w:rsidRPr="009A5C6C">
                <w:rPr>
                  <w:rFonts w:ascii="Calibri" w:eastAsia="Calibri" w:hAnsi="Calibri" w:cs="Times New Roman"/>
                  <w:b/>
                  <w:sz w:val="22"/>
                  <w:szCs w:val="22"/>
                </w:rPr>
                <w:t>PROJECT COST</w:t>
              </w:r>
            </w:ins>
          </w:p>
        </w:tc>
      </w:tr>
      <w:tr w:rsidR="008369DA" w:rsidRPr="009A5C6C" w14:paraId="4A58F6F6" w14:textId="77777777" w:rsidTr="00EE5137">
        <w:trPr>
          <w:trHeight w:val="418"/>
          <w:jc w:val="center"/>
          <w:ins w:id="259" w:author="Kumar, Partik" w:date="2026-05-08T12:10:00Z"/>
        </w:trPr>
        <w:tc>
          <w:tcPr>
            <w:tcW w:w="6080" w:type="dxa"/>
          </w:tcPr>
          <w:p w14:paraId="2A9DE389" w14:textId="77777777" w:rsidR="008369DA" w:rsidRPr="009A5C6C" w:rsidRDefault="008369DA" w:rsidP="00D34D79">
            <w:pPr>
              <w:spacing w:line="259" w:lineRule="auto"/>
              <w:ind w:right="432"/>
              <w:rPr>
                <w:ins w:id="260" w:author="Kumar, Partik" w:date="2026-05-08T12:10:00Z" w16du:dateUtc="2026-05-08T06:40:00Z"/>
                <w:rFonts w:ascii="Calibri" w:eastAsia="Calibri" w:hAnsi="Calibri" w:cs="Times New Roman"/>
                <w:b/>
                <w:sz w:val="22"/>
                <w:szCs w:val="22"/>
              </w:rPr>
            </w:pPr>
            <w:ins w:id="261" w:author="Kumar, Partik" w:date="2026-05-08T12:10:00Z" w16du:dateUtc="2026-05-08T06:40:00Z">
              <w:r w:rsidRPr="009A5C6C">
                <w:rPr>
                  <w:rFonts w:ascii="Calibri" w:eastAsia="Calibri" w:hAnsi="Calibri" w:cs="Times New Roman"/>
                  <w:b/>
                  <w:sz w:val="22"/>
                  <w:szCs w:val="22"/>
                </w:rPr>
                <w:t>COST COMPONENTS</w:t>
              </w:r>
            </w:ins>
          </w:p>
        </w:tc>
        <w:tc>
          <w:tcPr>
            <w:tcW w:w="2929" w:type="dxa"/>
          </w:tcPr>
          <w:p w14:paraId="062EBEC3" w14:textId="77777777" w:rsidR="008369DA" w:rsidRPr="009A5C6C" w:rsidRDefault="008369DA" w:rsidP="00D34D79">
            <w:pPr>
              <w:spacing w:line="259" w:lineRule="auto"/>
              <w:ind w:right="432"/>
              <w:rPr>
                <w:ins w:id="262" w:author="Kumar, Partik" w:date="2026-05-08T12:10:00Z" w16du:dateUtc="2026-05-08T06:40:00Z"/>
                <w:rFonts w:ascii="Calibri" w:eastAsia="Calibri" w:hAnsi="Calibri" w:cs="Times New Roman"/>
                <w:b/>
                <w:sz w:val="22"/>
                <w:szCs w:val="22"/>
              </w:rPr>
            </w:pPr>
            <w:ins w:id="263" w:author="Kumar, Partik" w:date="2026-05-08T12:10:00Z" w16du:dateUtc="2026-05-08T06:40:00Z">
              <w:r w:rsidRPr="009A5C6C">
                <w:rPr>
                  <w:rFonts w:ascii="Calibri" w:eastAsia="Calibri" w:hAnsi="Calibri" w:cs="Times New Roman"/>
                  <w:b/>
                  <w:sz w:val="22"/>
                  <w:szCs w:val="22"/>
                </w:rPr>
                <w:t>COST (INR)</w:t>
              </w:r>
            </w:ins>
          </w:p>
        </w:tc>
      </w:tr>
      <w:tr w:rsidR="008369DA" w:rsidRPr="009A5C6C" w14:paraId="1877ABC2" w14:textId="77777777" w:rsidTr="00EE5137">
        <w:trPr>
          <w:trHeight w:val="689"/>
          <w:jc w:val="center"/>
          <w:ins w:id="264" w:author="Kumar, Partik" w:date="2026-05-08T12:10:00Z"/>
          <w:trPrChange w:id="265" w:author="Kumar, Partik" w:date="2026-05-08T14:53:00Z" w16du:dateUtc="2026-05-08T09:23:00Z">
            <w:trPr>
              <w:gridAfter w:val="0"/>
              <w:jc w:val="center"/>
            </w:trPr>
          </w:trPrChange>
        </w:trPr>
        <w:tc>
          <w:tcPr>
            <w:tcW w:w="6080" w:type="dxa"/>
            <w:tcPrChange w:id="266" w:author="Kumar, Partik" w:date="2026-05-08T14:53:00Z" w16du:dateUtc="2026-05-08T09:23:00Z">
              <w:tcPr>
                <w:tcW w:w="6126" w:type="dxa"/>
                <w:gridSpan w:val="2"/>
              </w:tcPr>
            </w:tcPrChange>
          </w:tcPr>
          <w:p w14:paraId="52071714" w14:textId="77777777" w:rsidR="008369DA" w:rsidRPr="009A5C6C" w:rsidRDefault="008369DA" w:rsidP="00D34D79">
            <w:pPr>
              <w:spacing w:line="259" w:lineRule="auto"/>
              <w:ind w:right="432"/>
              <w:rPr>
                <w:ins w:id="267" w:author="Kumar, Partik" w:date="2026-05-08T12:10:00Z" w16du:dateUtc="2026-05-08T06:40:00Z"/>
                <w:rFonts w:ascii="Calibri" w:eastAsia="Calibri" w:hAnsi="Calibri" w:cs="Times New Roman"/>
                <w:sz w:val="22"/>
                <w:szCs w:val="22"/>
              </w:rPr>
            </w:pPr>
            <w:ins w:id="268" w:author="Kumar, Partik" w:date="2026-05-08T12:11:00Z" w16du:dateUtc="2026-05-08T06:41:00Z">
              <w:r>
                <w:rPr>
                  <w:rFonts w:ascii="Calibri" w:eastAsia="Calibri" w:hAnsi="Calibri" w:cs="Times New Roman"/>
                  <w:b/>
                  <w:bCs/>
                  <w:sz w:val="22"/>
                  <w:szCs w:val="22"/>
                </w:rPr>
                <w:t>Work Package 1</w:t>
              </w:r>
            </w:ins>
            <w:ins w:id="269" w:author="Kumar, Partik" w:date="2026-05-08T12:10:00Z" w16du:dateUtc="2026-05-08T06:40:00Z">
              <w:r w:rsidRPr="009A5C6C">
                <w:rPr>
                  <w:rFonts w:ascii="Calibri" w:eastAsia="Calibri" w:hAnsi="Calibri" w:cs="Times New Roman"/>
                  <w:b/>
                  <w:bCs/>
                  <w:sz w:val="22"/>
                  <w:szCs w:val="22"/>
                </w:rPr>
                <w:t>: Gap Assessment and Cloud Infrastructure Sizing for Demand Forecasting System</w:t>
              </w:r>
            </w:ins>
          </w:p>
        </w:tc>
        <w:tc>
          <w:tcPr>
            <w:tcW w:w="2929" w:type="dxa"/>
            <w:tcPrChange w:id="270" w:author="Kumar, Partik" w:date="2026-05-08T14:53:00Z" w16du:dateUtc="2026-05-08T09:23:00Z">
              <w:tcPr>
                <w:tcW w:w="2890" w:type="dxa"/>
                <w:gridSpan w:val="2"/>
              </w:tcPr>
            </w:tcPrChange>
          </w:tcPr>
          <w:p w14:paraId="750D40B1" w14:textId="77777777" w:rsidR="008369DA" w:rsidRPr="009A5C6C" w:rsidRDefault="008369DA" w:rsidP="00D34D79">
            <w:pPr>
              <w:spacing w:line="259" w:lineRule="auto"/>
              <w:ind w:right="432"/>
              <w:rPr>
                <w:ins w:id="271" w:author="Kumar, Partik" w:date="2026-05-08T12:10:00Z" w16du:dateUtc="2026-05-08T06:40:00Z"/>
                <w:rFonts w:ascii="Calibri" w:eastAsia="Calibri" w:hAnsi="Calibri" w:cs="Times New Roman"/>
                <w:sz w:val="22"/>
                <w:szCs w:val="22"/>
              </w:rPr>
            </w:pPr>
            <w:ins w:id="272" w:author="Kumar, Partik" w:date="2026-05-08T15:35:00Z" w16du:dateUtc="2026-05-08T10:05:00Z">
              <w:r>
                <w:rPr>
                  <w:rFonts w:ascii="Calibri" w:eastAsia="Calibri" w:hAnsi="Calibri" w:cs="Times New Roman"/>
                  <w:sz w:val="22"/>
                  <w:szCs w:val="22"/>
                </w:rPr>
                <w:t>20</w:t>
              </w:r>
            </w:ins>
            <w:ins w:id="273" w:author="Kumar, Partik" w:date="2026-05-08T12:10:00Z" w16du:dateUtc="2026-05-08T06:40:00Z">
              <w:r w:rsidRPr="009A5C6C">
                <w:rPr>
                  <w:rFonts w:ascii="Calibri" w:eastAsia="Calibri" w:hAnsi="Calibri" w:cs="Times New Roman"/>
                  <w:sz w:val="22"/>
                  <w:szCs w:val="22"/>
                </w:rPr>
                <w:t>,00,000</w:t>
              </w:r>
            </w:ins>
          </w:p>
        </w:tc>
      </w:tr>
      <w:tr w:rsidR="008369DA" w:rsidRPr="009A5C6C" w14:paraId="507FB9EF" w14:textId="77777777" w:rsidTr="00EE5137">
        <w:trPr>
          <w:trHeight w:val="689"/>
          <w:jc w:val="center"/>
          <w:ins w:id="274" w:author="Kumar, Partik" w:date="2026-05-08T12:10:00Z"/>
          <w:trPrChange w:id="275" w:author="Kumar, Partik" w:date="2026-05-08T14:53:00Z" w16du:dateUtc="2026-05-08T09:23:00Z">
            <w:trPr>
              <w:gridAfter w:val="0"/>
              <w:jc w:val="center"/>
            </w:trPr>
          </w:trPrChange>
        </w:trPr>
        <w:tc>
          <w:tcPr>
            <w:tcW w:w="9009" w:type="dxa"/>
            <w:gridSpan w:val="2"/>
            <w:tcPrChange w:id="276" w:author="Kumar, Partik" w:date="2026-05-08T14:53:00Z" w16du:dateUtc="2026-05-08T09:23:00Z">
              <w:tcPr>
                <w:tcW w:w="9016" w:type="dxa"/>
                <w:gridSpan w:val="4"/>
              </w:tcPr>
            </w:tcPrChange>
          </w:tcPr>
          <w:p w14:paraId="4204E2DB" w14:textId="77777777" w:rsidR="008369DA" w:rsidRPr="009A5C6C" w:rsidRDefault="008369DA" w:rsidP="00D34D79">
            <w:pPr>
              <w:spacing w:line="259" w:lineRule="auto"/>
              <w:ind w:right="432"/>
              <w:rPr>
                <w:ins w:id="277" w:author="Kumar, Partik" w:date="2026-05-08T12:10:00Z" w16du:dateUtc="2026-05-08T06:40:00Z"/>
                <w:rFonts w:ascii="Calibri" w:eastAsia="Calibri" w:hAnsi="Calibri" w:cs="Times New Roman"/>
                <w:b/>
                <w:bCs/>
                <w:sz w:val="22"/>
                <w:szCs w:val="22"/>
              </w:rPr>
            </w:pPr>
            <w:ins w:id="278" w:author="Kumar, Partik" w:date="2026-05-08T12:11:00Z" w16du:dateUtc="2026-05-08T06:41:00Z">
              <w:r>
                <w:rPr>
                  <w:rFonts w:ascii="Calibri" w:eastAsia="Calibri" w:hAnsi="Calibri" w:cs="Times New Roman"/>
                  <w:b/>
                  <w:bCs/>
                  <w:sz w:val="22"/>
                  <w:szCs w:val="22"/>
                </w:rPr>
                <w:t>Work Package 2</w:t>
              </w:r>
            </w:ins>
            <w:ins w:id="279" w:author="Kumar, Partik" w:date="2026-05-08T12:10:00Z" w16du:dateUtc="2026-05-08T06:40:00Z">
              <w:r w:rsidRPr="009A5C6C">
                <w:rPr>
                  <w:rFonts w:ascii="Calibri" w:eastAsia="Calibri" w:hAnsi="Calibri" w:cs="Times New Roman"/>
                  <w:b/>
                  <w:bCs/>
                  <w:sz w:val="22"/>
                  <w:szCs w:val="22"/>
                </w:rPr>
                <w:t>: Implementation of the AI/ML based Demand Forecasting Tool</w:t>
              </w:r>
            </w:ins>
            <w:ins w:id="280" w:author="Kumar, Partik" w:date="2026-05-08T13:27:00Z" w16du:dateUtc="2026-05-08T07:57:00Z">
              <w:r>
                <w:rPr>
                  <w:rFonts w:ascii="Calibri" w:eastAsia="Calibri" w:hAnsi="Calibri" w:cs="Times New Roman"/>
                  <w:b/>
                  <w:bCs/>
                  <w:sz w:val="22"/>
                  <w:szCs w:val="22"/>
                </w:rPr>
                <w:t xml:space="preserve"> </w:t>
              </w:r>
            </w:ins>
            <w:ins w:id="281" w:author="Kumar, Partik" w:date="2026-05-08T14:46:00Z" w16du:dateUtc="2026-05-08T09:16:00Z">
              <w:r>
                <w:rPr>
                  <w:rFonts w:ascii="Calibri" w:eastAsia="Calibri" w:hAnsi="Calibri" w:cs="Times New Roman"/>
                  <w:b/>
                  <w:bCs/>
                  <w:sz w:val="22"/>
                  <w:szCs w:val="22"/>
                </w:rPr>
                <w:t>(before go-live</w:t>
              </w:r>
            </w:ins>
            <w:ins w:id="282" w:author="Kumar, Partik" w:date="2026-05-08T13:27:00Z" w16du:dateUtc="2026-05-08T07:57:00Z">
              <w:r>
                <w:rPr>
                  <w:rFonts w:ascii="Calibri" w:eastAsia="Calibri" w:hAnsi="Calibri" w:cs="Times New Roman"/>
                  <w:b/>
                  <w:bCs/>
                  <w:sz w:val="22"/>
                  <w:szCs w:val="22"/>
                </w:rPr>
                <w:t>)</w:t>
              </w:r>
            </w:ins>
          </w:p>
        </w:tc>
      </w:tr>
      <w:tr w:rsidR="008369DA" w:rsidRPr="009A5C6C" w14:paraId="3D59D792" w14:textId="77777777" w:rsidTr="00EE5137">
        <w:trPr>
          <w:trHeight w:val="418"/>
          <w:jc w:val="center"/>
          <w:ins w:id="283" w:author="Kumar, Partik" w:date="2026-05-08T12:10:00Z"/>
          <w:trPrChange w:id="284" w:author="Kumar, Partik" w:date="2026-05-08T14:53:00Z" w16du:dateUtc="2026-05-08T09:23:00Z">
            <w:trPr>
              <w:gridAfter w:val="0"/>
              <w:jc w:val="center"/>
            </w:trPr>
          </w:trPrChange>
        </w:trPr>
        <w:tc>
          <w:tcPr>
            <w:tcW w:w="6080" w:type="dxa"/>
            <w:tcPrChange w:id="285" w:author="Kumar, Partik" w:date="2026-05-08T14:53:00Z" w16du:dateUtc="2026-05-08T09:23:00Z">
              <w:tcPr>
                <w:tcW w:w="6126" w:type="dxa"/>
                <w:gridSpan w:val="2"/>
              </w:tcPr>
            </w:tcPrChange>
          </w:tcPr>
          <w:p w14:paraId="4F0CDF83" w14:textId="77777777" w:rsidR="008369DA" w:rsidRPr="009A5C6C" w:rsidRDefault="008369DA" w:rsidP="008369DA">
            <w:pPr>
              <w:numPr>
                <w:ilvl w:val="0"/>
                <w:numId w:val="35"/>
              </w:numPr>
              <w:spacing w:after="0" w:line="240" w:lineRule="atLeast"/>
              <w:ind w:right="432"/>
              <w:contextualSpacing/>
              <w:rPr>
                <w:ins w:id="286" w:author="Kumar, Partik" w:date="2026-05-08T12:10:00Z" w16du:dateUtc="2026-05-08T06:40:00Z"/>
                <w:rFonts w:ascii="Calibri" w:eastAsia="Calibri" w:hAnsi="Calibri" w:cs="Calibri"/>
                <w:sz w:val="22"/>
                <w:szCs w:val="18"/>
                <w:lang w:val="en-GB"/>
              </w:rPr>
            </w:pPr>
            <w:ins w:id="287" w:author="Kumar, Partik" w:date="2026-05-08T12:10:00Z" w16du:dateUtc="2026-05-08T06:40:00Z">
              <w:r w:rsidRPr="009A5C6C">
                <w:rPr>
                  <w:rFonts w:ascii="Calibri" w:eastAsia="Calibri" w:hAnsi="Calibri" w:cs="Calibri"/>
                  <w:sz w:val="22"/>
                  <w:szCs w:val="18"/>
                  <w:lang w:val="en-US"/>
                </w:rPr>
                <w:lastRenderedPageBreak/>
                <w:t xml:space="preserve">Development of </w:t>
              </w:r>
            </w:ins>
            <w:ins w:id="288" w:author="Kumar, Partik" w:date="2026-05-08T13:19:00Z" w16du:dateUtc="2026-05-08T07:49:00Z">
              <w:r>
                <w:rPr>
                  <w:rFonts w:ascii="Calibri" w:eastAsia="Calibri" w:hAnsi="Calibri" w:cs="Calibri"/>
                  <w:sz w:val="22"/>
                  <w:szCs w:val="18"/>
                  <w:lang w:val="en-US"/>
                </w:rPr>
                <w:t xml:space="preserve">the </w:t>
              </w:r>
            </w:ins>
            <w:ins w:id="289" w:author="Kumar, Partik" w:date="2026-05-08T12:10:00Z" w16du:dateUtc="2026-05-08T06:40:00Z">
              <w:r w:rsidRPr="009A5C6C">
                <w:rPr>
                  <w:rFonts w:ascii="Calibri" w:eastAsia="Calibri" w:hAnsi="Calibri" w:cs="Calibri"/>
                  <w:sz w:val="22"/>
                  <w:szCs w:val="18"/>
                  <w:lang w:val="en-US"/>
                </w:rPr>
                <w:t>Demand Forecasting Tool</w:t>
              </w:r>
            </w:ins>
          </w:p>
        </w:tc>
        <w:tc>
          <w:tcPr>
            <w:tcW w:w="2929" w:type="dxa"/>
            <w:tcPrChange w:id="290" w:author="Kumar, Partik" w:date="2026-05-08T14:53:00Z" w16du:dateUtc="2026-05-08T09:23:00Z">
              <w:tcPr>
                <w:tcW w:w="2890" w:type="dxa"/>
                <w:gridSpan w:val="2"/>
              </w:tcPr>
            </w:tcPrChange>
          </w:tcPr>
          <w:p w14:paraId="3BE78EB0" w14:textId="77777777" w:rsidR="008369DA" w:rsidRPr="009A5C6C" w:rsidRDefault="008369DA" w:rsidP="00D34D79">
            <w:pPr>
              <w:spacing w:line="259" w:lineRule="auto"/>
              <w:ind w:right="432"/>
              <w:rPr>
                <w:ins w:id="291" w:author="Kumar, Partik" w:date="2026-05-08T12:10:00Z" w16du:dateUtc="2026-05-08T06:40:00Z"/>
                <w:rFonts w:ascii="Calibri" w:eastAsia="Calibri" w:hAnsi="Calibri" w:cs="Times New Roman"/>
                <w:sz w:val="22"/>
                <w:szCs w:val="22"/>
              </w:rPr>
            </w:pPr>
          </w:p>
        </w:tc>
      </w:tr>
      <w:tr w:rsidR="008369DA" w:rsidRPr="009A5C6C" w14:paraId="1F475794" w14:textId="77777777" w:rsidTr="00EE5137">
        <w:trPr>
          <w:trHeight w:val="418"/>
          <w:jc w:val="center"/>
          <w:ins w:id="292" w:author="Kumar, Partik" w:date="2026-05-08T14:46:00Z"/>
          <w:trPrChange w:id="293" w:author="Kumar, Partik" w:date="2026-05-08T14:53:00Z" w16du:dateUtc="2026-05-08T09:23:00Z">
            <w:trPr>
              <w:gridAfter w:val="0"/>
              <w:jc w:val="center"/>
            </w:trPr>
          </w:trPrChange>
        </w:trPr>
        <w:tc>
          <w:tcPr>
            <w:tcW w:w="6080" w:type="dxa"/>
            <w:tcPrChange w:id="294" w:author="Kumar, Partik" w:date="2026-05-08T14:53:00Z" w16du:dateUtc="2026-05-08T09:23:00Z">
              <w:tcPr>
                <w:tcW w:w="6126" w:type="dxa"/>
                <w:gridSpan w:val="2"/>
              </w:tcPr>
            </w:tcPrChange>
          </w:tcPr>
          <w:p w14:paraId="3AAFC984" w14:textId="77777777" w:rsidR="008369DA" w:rsidRPr="009A5C6C" w:rsidRDefault="008369DA" w:rsidP="00D34D79">
            <w:pPr>
              <w:spacing w:after="0" w:line="240" w:lineRule="atLeast"/>
              <w:ind w:left="720" w:right="432"/>
              <w:contextualSpacing/>
              <w:rPr>
                <w:ins w:id="295" w:author="Kumar, Partik" w:date="2026-05-08T14:46:00Z" w16du:dateUtc="2026-05-08T09:16:00Z"/>
                <w:rFonts w:ascii="Calibri" w:eastAsia="Calibri" w:hAnsi="Calibri" w:cs="Calibri"/>
                <w:sz w:val="22"/>
                <w:szCs w:val="18"/>
                <w:lang w:val="en-US"/>
              </w:rPr>
              <w:pPrChange w:id="296" w:author="Kumar, Partik" w:date="2026-05-08T14:46:00Z" w16du:dateUtc="2026-05-08T09:16:00Z">
                <w:pPr>
                  <w:numPr>
                    <w:numId w:val="27"/>
                  </w:numPr>
                  <w:tabs>
                    <w:tab w:val="num" w:pos="720"/>
                  </w:tabs>
                  <w:spacing w:after="0" w:line="240" w:lineRule="atLeast"/>
                  <w:ind w:left="720" w:right="432" w:hanging="360"/>
                  <w:contextualSpacing/>
                </w:pPr>
              </w:pPrChange>
            </w:pPr>
            <w:ins w:id="297" w:author="Kumar, Partik" w:date="2026-05-08T14:47:00Z" w16du:dateUtc="2026-05-08T09:17:00Z">
              <w:r>
                <w:rPr>
                  <w:rFonts w:ascii="Calibri" w:eastAsia="Calibri" w:hAnsi="Calibri" w:cs="Calibri"/>
                  <w:sz w:val="22"/>
                  <w:szCs w:val="18"/>
                  <w:lang w:val="en-US"/>
                </w:rPr>
                <w:t>Development Cos</w:t>
              </w:r>
            </w:ins>
            <w:ins w:id="298" w:author="Kumar, Partik" w:date="2026-05-08T14:48:00Z" w16du:dateUtc="2026-05-08T09:18:00Z">
              <w:r>
                <w:rPr>
                  <w:rFonts w:ascii="Calibri" w:eastAsia="Calibri" w:hAnsi="Calibri" w:cs="Calibri"/>
                  <w:sz w:val="22"/>
                  <w:szCs w:val="18"/>
                  <w:lang w:val="en-US"/>
                </w:rPr>
                <w:t>t</w:t>
              </w:r>
            </w:ins>
          </w:p>
        </w:tc>
        <w:tc>
          <w:tcPr>
            <w:tcW w:w="2929" w:type="dxa"/>
            <w:tcPrChange w:id="299" w:author="Kumar, Partik" w:date="2026-05-08T14:53:00Z" w16du:dateUtc="2026-05-08T09:23:00Z">
              <w:tcPr>
                <w:tcW w:w="2890" w:type="dxa"/>
                <w:gridSpan w:val="2"/>
              </w:tcPr>
            </w:tcPrChange>
          </w:tcPr>
          <w:p w14:paraId="04D29FC1" w14:textId="77777777" w:rsidR="008369DA" w:rsidRDefault="008369DA" w:rsidP="00D34D79">
            <w:pPr>
              <w:spacing w:line="259" w:lineRule="auto"/>
              <w:ind w:right="432"/>
              <w:rPr>
                <w:ins w:id="300" w:author="Kumar, Partik" w:date="2026-05-08T14:46:00Z" w16du:dateUtc="2026-05-08T09:16:00Z"/>
                <w:rFonts w:ascii="Calibri" w:eastAsia="Calibri" w:hAnsi="Calibri" w:cs="Times New Roman"/>
                <w:sz w:val="22"/>
                <w:szCs w:val="22"/>
              </w:rPr>
            </w:pPr>
            <w:ins w:id="301" w:author="Kumar, Partik" w:date="2026-05-08T15:34:00Z" w16du:dateUtc="2026-05-08T10:04:00Z">
              <w:r>
                <w:rPr>
                  <w:rFonts w:ascii="Calibri" w:eastAsia="Calibri" w:hAnsi="Calibri" w:cs="Times New Roman"/>
                  <w:sz w:val="22"/>
                  <w:szCs w:val="22"/>
                </w:rPr>
                <w:t>40</w:t>
              </w:r>
            </w:ins>
            <w:ins w:id="302" w:author="Kumar, Partik" w:date="2026-05-08T14:47:00Z" w16du:dateUtc="2026-05-08T09:17:00Z">
              <w:r w:rsidRPr="009A5C6C">
                <w:rPr>
                  <w:rFonts w:ascii="Calibri" w:eastAsia="Calibri" w:hAnsi="Calibri" w:cs="Times New Roman"/>
                  <w:sz w:val="22"/>
                  <w:szCs w:val="22"/>
                </w:rPr>
                <w:t>,00,000</w:t>
              </w:r>
            </w:ins>
          </w:p>
        </w:tc>
      </w:tr>
      <w:tr w:rsidR="008369DA" w:rsidRPr="009A5C6C" w14:paraId="293B12BF" w14:textId="77777777" w:rsidTr="00EE5137">
        <w:trPr>
          <w:trHeight w:val="418"/>
          <w:jc w:val="center"/>
          <w:ins w:id="303" w:author="Kumar, Partik" w:date="2026-05-08T14:46:00Z"/>
          <w:trPrChange w:id="304" w:author="Kumar, Partik" w:date="2026-05-08T14:53:00Z" w16du:dateUtc="2026-05-08T09:23:00Z">
            <w:trPr>
              <w:gridAfter w:val="0"/>
              <w:jc w:val="center"/>
            </w:trPr>
          </w:trPrChange>
        </w:trPr>
        <w:tc>
          <w:tcPr>
            <w:tcW w:w="6080" w:type="dxa"/>
            <w:tcPrChange w:id="305" w:author="Kumar, Partik" w:date="2026-05-08T14:53:00Z" w16du:dateUtc="2026-05-08T09:23:00Z">
              <w:tcPr>
                <w:tcW w:w="6126" w:type="dxa"/>
                <w:gridSpan w:val="2"/>
              </w:tcPr>
            </w:tcPrChange>
          </w:tcPr>
          <w:p w14:paraId="0EF77F8B" w14:textId="77777777" w:rsidR="008369DA" w:rsidRPr="009A5C6C" w:rsidRDefault="008369DA" w:rsidP="00D34D79">
            <w:pPr>
              <w:spacing w:after="0" w:line="240" w:lineRule="atLeast"/>
              <w:ind w:left="720" w:right="432"/>
              <w:contextualSpacing/>
              <w:rPr>
                <w:ins w:id="306" w:author="Kumar, Partik" w:date="2026-05-08T14:46:00Z" w16du:dateUtc="2026-05-08T09:16:00Z"/>
                <w:rFonts w:ascii="Calibri" w:eastAsia="Calibri" w:hAnsi="Calibri" w:cs="Calibri"/>
                <w:sz w:val="22"/>
                <w:szCs w:val="18"/>
                <w:lang w:val="en-US"/>
              </w:rPr>
              <w:pPrChange w:id="307" w:author="Kumar, Partik" w:date="2026-05-08T14:47:00Z" w16du:dateUtc="2026-05-08T09:17:00Z">
                <w:pPr>
                  <w:numPr>
                    <w:numId w:val="27"/>
                  </w:numPr>
                  <w:tabs>
                    <w:tab w:val="num" w:pos="720"/>
                  </w:tabs>
                  <w:spacing w:after="0" w:line="240" w:lineRule="atLeast"/>
                  <w:ind w:left="720" w:right="432" w:hanging="360"/>
                  <w:contextualSpacing/>
                </w:pPr>
              </w:pPrChange>
            </w:pPr>
            <w:ins w:id="308" w:author="Kumar, Partik" w:date="2026-05-08T14:47:00Z" w16du:dateUtc="2026-05-08T09:17:00Z">
              <w:r w:rsidRPr="009A5C6C">
                <w:rPr>
                  <w:rFonts w:ascii="Calibri" w:eastAsia="Calibri" w:hAnsi="Calibri" w:cs="Calibri"/>
                  <w:sz w:val="22"/>
                  <w:szCs w:val="18"/>
                  <w:lang w:val="en-US"/>
                </w:rPr>
                <w:t>Cloud Infrasturctur</w:t>
              </w:r>
              <w:r>
                <w:rPr>
                  <w:rFonts w:ascii="Calibri" w:eastAsia="Calibri" w:hAnsi="Calibri" w:cs="Calibri"/>
                  <w:sz w:val="22"/>
                  <w:szCs w:val="18"/>
                  <w:lang w:val="en-US"/>
                </w:rPr>
                <w:t xml:space="preserve">e </w:t>
              </w:r>
              <w:r w:rsidRPr="009A5C6C">
                <w:rPr>
                  <w:rFonts w:ascii="Calibri" w:eastAsia="Calibri" w:hAnsi="Calibri" w:cs="Calibri"/>
                  <w:sz w:val="22"/>
                  <w:szCs w:val="18"/>
                  <w:lang w:val="en-US"/>
                </w:rPr>
                <w:t>Cost</w:t>
              </w:r>
            </w:ins>
          </w:p>
        </w:tc>
        <w:tc>
          <w:tcPr>
            <w:tcW w:w="2929" w:type="dxa"/>
            <w:tcPrChange w:id="309" w:author="Kumar, Partik" w:date="2026-05-08T14:53:00Z" w16du:dateUtc="2026-05-08T09:23:00Z">
              <w:tcPr>
                <w:tcW w:w="2890" w:type="dxa"/>
                <w:gridSpan w:val="2"/>
              </w:tcPr>
            </w:tcPrChange>
          </w:tcPr>
          <w:p w14:paraId="47E4A281" w14:textId="77777777" w:rsidR="008369DA" w:rsidRDefault="008369DA" w:rsidP="00D34D79">
            <w:pPr>
              <w:spacing w:line="259" w:lineRule="auto"/>
              <w:ind w:right="432"/>
              <w:rPr>
                <w:ins w:id="310" w:author="Kumar, Partik" w:date="2026-05-08T14:46:00Z" w16du:dateUtc="2026-05-08T09:16:00Z"/>
                <w:rFonts w:ascii="Calibri" w:eastAsia="Calibri" w:hAnsi="Calibri" w:cs="Times New Roman"/>
                <w:sz w:val="22"/>
                <w:szCs w:val="22"/>
              </w:rPr>
            </w:pPr>
            <w:ins w:id="311" w:author="Kumar, Partik" w:date="2026-05-08T15:02:00Z" w16du:dateUtc="2026-05-08T09:32:00Z">
              <w:r>
                <w:rPr>
                  <w:rFonts w:ascii="Calibri" w:eastAsia="Calibri" w:hAnsi="Calibri" w:cs="Times New Roman"/>
                  <w:sz w:val="22"/>
                  <w:szCs w:val="22"/>
                </w:rPr>
                <w:t>On actuals (</w:t>
              </w:r>
            </w:ins>
            <w:ins w:id="312" w:author="Kumar, Partik" w:date="2026-05-08T15:16:00Z" w16du:dateUtc="2026-05-08T09:46:00Z">
              <w:r>
                <w:rPr>
                  <w:rFonts w:ascii="Calibri" w:eastAsia="Calibri" w:hAnsi="Calibri" w:cs="Times New Roman"/>
                  <w:sz w:val="22"/>
                  <w:szCs w:val="22"/>
                </w:rPr>
                <w:t>t</w:t>
              </w:r>
            </w:ins>
            <w:ins w:id="313" w:author="Kumar, Partik" w:date="2026-05-08T15:02:00Z" w16du:dateUtc="2026-05-08T09:32:00Z">
              <w:r>
                <w:rPr>
                  <w:rFonts w:ascii="Calibri" w:eastAsia="Calibri" w:hAnsi="Calibri" w:cs="Times New Roman"/>
                  <w:sz w:val="22"/>
                  <w:szCs w:val="22"/>
                </w:rPr>
                <w:t>entative monthly cost is ~$8,500)</w:t>
              </w:r>
              <w:r w:rsidRPr="00D963C1">
                <w:rPr>
                  <w:rFonts w:ascii="Calibri" w:eastAsia="Calibri" w:hAnsi="Calibri" w:cs="Times New Roman"/>
                  <w:sz w:val="22"/>
                  <w:szCs w:val="22"/>
                  <w:vertAlign w:val="superscript"/>
                </w:rPr>
                <w:t>**</w:t>
              </w:r>
            </w:ins>
          </w:p>
        </w:tc>
      </w:tr>
      <w:tr w:rsidR="008369DA" w:rsidRPr="009A5C6C" w14:paraId="05C2B38E" w14:textId="77777777" w:rsidTr="00EE5137">
        <w:trPr>
          <w:trHeight w:val="689"/>
          <w:jc w:val="center"/>
          <w:ins w:id="314" w:author="Kumar, Partik" w:date="2026-05-08T13:27:00Z"/>
          <w:trPrChange w:id="315" w:author="Kumar, Partik" w:date="2026-05-08T14:53:00Z" w16du:dateUtc="2026-05-08T09:23:00Z">
            <w:trPr>
              <w:gridAfter w:val="0"/>
              <w:jc w:val="center"/>
            </w:trPr>
          </w:trPrChange>
        </w:trPr>
        <w:tc>
          <w:tcPr>
            <w:tcW w:w="9009" w:type="dxa"/>
            <w:gridSpan w:val="2"/>
            <w:tcPrChange w:id="316" w:author="Kumar, Partik" w:date="2026-05-08T14:53:00Z" w16du:dateUtc="2026-05-08T09:23:00Z">
              <w:tcPr>
                <w:tcW w:w="9016" w:type="dxa"/>
                <w:gridSpan w:val="4"/>
              </w:tcPr>
            </w:tcPrChange>
          </w:tcPr>
          <w:p w14:paraId="5A4AE1BB" w14:textId="77777777" w:rsidR="008369DA" w:rsidRPr="009A5C6C" w:rsidRDefault="008369DA" w:rsidP="00D34D79">
            <w:pPr>
              <w:spacing w:line="259" w:lineRule="auto"/>
              <w:ind w:right="432"/>
              <w:rPr>
                <w:ins w:id="317" w:author="Kumar, Partik" w:date="2026-05-08T13:27:00Z" w16du:dateUtc="2026-05-08T07:57:00Z"/>
                <w:rFonts w:ascii="Calibri" w:eastAsia="Calibri" w:hAnsi="Calibri" w:cs="Times New Roman"/>
                <w:sz w:val="22"/>
                <w:szCs w:val="22"/>
              </w:rPr>
            </w:pPr>
            <w:ins w:id="318" w:author="Kumar, Partik" w:date="2026-05-08T13:27:00Z" w16du:dateUtc="2026-05-08T07:57:00Z">
              <w:r>
                <w:rPr>
                  <w:rFonts w:ascii="Calibri" w:eastAsia="Calibri" w:hAnsi="Calibri" w:cs="Times New Roman"/>
                  <w:b/>
                  <w:bCs/>
                  <w:sz w:val="22"/>
                  <w:szCs w:val="22"/>
                </w:rPr>
                <w:t>Work Package 2</w:t>
              </w:r>
              <w:r w:rsidRPr="009A5C6C">
                <w:rPr>
                  <w:rFonts w:ascii="Calibri" w:eastAsia="Calibri" w:hAnsi="Calibri" w:cs="Times New Roman"/>
                  <w:b/>
                  <w:bCs/>
                  <w:sz w:val="22"/>
                  <w:szCs w:val="22"/>
                </w:rPr>
                <w:t>: Implementation of the AI/ML based Demand Forecasting Tool</w:t>
              </w:r>
              <w:r>
                <w:rPr>
                  <w:rFonts w:ascii="Calibri" w:eastAsia="Calibri" w:hAnsi="Calibri" w:cs="Times New Roman"/>
                  <w:b/>
                  <w:bCs/>
                  <w:sz w:val="22"/>
                  <w:szCs w:val="22"/>
                </w:rPr>
                <w:t xml:space="preserve"> (</w:t>
              </w:r>
            </w:ins>
            <w:ins w:id="319" w:author="Kumar, Partik" w:date="2026-05-08T14:48:00Z" w16du:dateUtc="2026-05-08T09:18:00Z">
              <w:r>
                <w:rPr>
                  <w:rFonts w:ascii="Calibri" w:eastAsia="Calibri" w:hAnsi="Calibri" w:cs="Times New Roman"/>
                  <w:b/>
                  <w:bCs/>
                  <w:sz w:val="22"/>
                  <w:szCs w:val="22"/>
                </w:rPr>
                <w:t>after go-live</w:t>
              </w:r>
            </w:ins>
            <w:ins w:id="320" w:author="Kumar, Partik" w:date="2026-05-08T13:27:00Z" w16du:dateUtc="2026-05-08T07:57:00Z">
              <w:r>
                <w:rPr>
                  <w:rFonts w:ascii="Calibri" w:eastAsia="Calibri" w:hAnsi="Calibri" w:cs="Times New Roman"/>
                  <w:b/>
                  <w:bCs/>
                  <w:sz w:val="22"/>
                  <w:szCs w:val="22"/>
                </w:rPr>
                <w:t>)</w:t>
              </w:r>
            </w:ins>
          </w:p>
        </w:tc>
      </w:tr>
      <w:tr w:rsidR="008369DA" w:rsidRPr="009A5C6C" w14:paraId="6746391B" w14:textId="77777777" w:rsidTr="00EE5137">
        <w:trPr>
          <w:trHeight w:val="418"/>
          <w:jc w:val="center"/>
          <w:ins w:id="321" w:author="Kumar, Partik" w:date="2026-05-08T13:29:00Z"/>
          <w:trPrChange w:id="322" w:author="Kumar, Partik" w:date="2026-05-08T14:53:00Z" w16du:dateUtc="2026-05-08T09:23:00Z">
            <w:trPr>
              <w:gridAfter w:val="0"/>
              <w:jc w:val="center"/>
            </w:trPr>
          </w:trPrChange>
        </w:trPr>
        <w:tc>
          <w:tcPr>
            <w:tcW w:w="6080" w:type="dxa"/>
            <w:tcPrChange w:id="323" w:author="Kumar, Partik" w:date="2026-05-08T14:53:00Z" w16du:dateUtc="2026-05-08T09:23:00Z">
              <w:tcPr>
                <w:tcW w:w="6126" w:type="dxa"/>
                <w:gridSpan w:val="2"/>
              </w:tcPr>
            </w:tcPrChange>
          </w:tcPr>
          <w:p w14:paraId="196F024A" w14:textId="77777777" w:rsidR="008369DA" w:rsidRPr="00E83A96" w:rsidRDefault="008369DA" w:rsidP="008369DA">
            <w:pPr>
              <w:pStyle w:val="ListParagraph"/>
              <w:numPr>
                <w:ilvl w:val="0"/>
                <w:numId w:val="36"/>
              </w:numPr>
              <w:spacing w:after="160" w:line="259" w:lineRule="auto"/>
              <w:ind w:right="432"/>
              <w:rPr>
                <w:ins w:id="324" w:author="Kumar, Partik" w:date="2026-05-08T13:29:00Z" w16du:dateUtc="2026-05-08T07:59:00Z"/>
                <w:rFonts w:ascii="Calibri" w:eastAsia="Calibri" w:hAnsi="Calibri" w:cs="Times New Roman"/>
                <w:sz w:val="22"/>
                <w:szCs w:val="22"/>
                <w:rPrChange w:id="325" w:author="Kumar, Partik" w:date="2026-05-08T13:29:00Z" w16du:dateUtc="2026-05-08T07:59:00Z">
                  <w:rPr>
                    <w:ins w:id="326" w:author="Kumar, Partik" w:date="2026-05-08T13:29:00Z" w16du:dateUtc="2026-05-08T07:59:00Z"/>
                    <w:rFonts w:cs="Times New Roman"/>
                    <w:szCs w:val="22"/>
                  </w:rPr>
                </w:rPrChange>
              </w:rPr>
              <w:pPrChange w:id="327" w:author="Kumar, Partik" w:date="2026-05-08T13:29:00Z" w16du:dateUtc="2026-05-08T07:59:00Z">
                <w:pPr>
                  <w:spacing w:line="259" w:lineRule="auto"/>
                  <w:ind w:right="432"/>
                </w:pPr>
              </w:pPrChange>
            </w:pPr>
            <w:ins w:id="328" w:author="Kumar, Partik" w:date="2026-05-08T13:29:00Z" w16du:dateUtc="2026-05-08T07:59:00Z">
              <w:r w:rsidRPr="00E83A96">
                <w:rPr>
                  <w:rFonts w:ascii="Calibri" w:eastAsia="Calibri" w:hAnsi="Calibri" w:cs="Calibri"/>
                  <w:sz w:val="22"/>
                  <w:szCs w:val="18"/>
                  <w:lang w:val="en-US"/>
                  <w:rPrChange w:id="329" w:author="Kumar, Partik" w:date="2026-05-08T13:29:00Z" w16du:dateUtc="2026-05-08T07:59:00Z">
                    <w:rPr>
                      <w:lang w:val="en-US"/>
                    </w:rPr>
                  </w:rPrChange>
                </w:rPr>
                <w:t>Deployment of the Demand Forecasting Tool</w:t>
              </w:r>
            </w:ins>
            <w:ins w:id="330" w:author="Kumar, Partik" w:date="2026-05-08T13:38:00Z" w16du:dateUtc="2026-05-08T08:08:00Z">
              <w:r>
                <w:rPr>
                  <w:rFonts w:ascii="Calibri" w:eastAsia="Calibri" w:hAnsi="Calibri" w:cs="Calibri"/>
                  <w:sz w:val="22"/>
                  <w:szCs w:val="18"/>
                  <w:lang w:val="en-US"/>
                </w:rPr>
                <w:t>:</w:t>
              </w:r>
            </w:ins>
          </w:p>
        </w:tc>
        <w:tc>
          <w:tcPr>
            <w:tcW w:w="2929" w:type="dxa"/>
            <w:tcPrChange w:id="331" w:author="Kumar, Partik" w:date="2026-05-08T14:53:00Z" w16du:dateUtc="2026-05-08T09:23:00Z">
              <w:tcPr>
                <w:tcW w:w="2890" w:type="dxa"/>
                <w:gridSpan w:val="2"/>
              </w:tcPr>
            </w:tcPrChange>
          </w:tcPr>
          <w:p w14:paraId="52B79118" w14:textId="77777777" w:rsidR="008369DA" w:rsidRPr="009A5C6C" w:rsidRDefault="008369DA" w:rsidP="00D34D79">
            <w:pPr>
              <w:spacing w:line="259" w:lineRule="auto"/>
              <w:ind w:right="432"/>
              <w:rPr>
                <w:ins w:id="332" w:author="Kumar, Partik" w:date="2026-05-08T13:29:00Z" w16du:dateUtc="2026-05-08T07:59:00Z"/>
                <w:rFonts w:ascii="Calibri" w:eastAsia="Calibri" w:hAnsi="Calibri" w:cs="Times New Roman"/>
                <w:sz w:val="22"/>
                <w:szCs w:val="22"/>
              </w:rPr>
            </w:pPr>
          </w:p>
        </w:tc>
      </w:tr>
      <w:tr w:rsidR="008369DA" w:rsidRPr="009A5C6C" w14:paraId="3EB76689" w14:textId="77777777" w:rsidTr="00EE5137">
        <w:trPr>
          <w:trHeight w:val="418"/>
          <w:jc w:val="center"/>
          <w:ins w:id="333" w:author="Kumar, Partik" w:date="2026-05-08T13:29:00Z"/>
          <w:trPrChange w:id="334" w:author="Kumar, Partik" w:date="2026-05-08T14:53:00Z" w16du:dateUtc="2026-05-08T09:23:00Z">
            <w:trPr>
              <w:gridAfter w:val="0"/>
              <w:jc w:val="center"/>
            </w:trPr>
          </w:trPrChange>
        </w:trPr>
        <w:tc>
          <w:tcPr>
            <w:tcW w:w="6080" w:type="dxa"/>
            <w:tcPrChange w:id="335" w:author="Kumar, Partik" w:date="2026-05-08T14:53:00Z" w16du:dateUtc="2026-05-08T09:23:00Z">
              <w:tcPr>
                <w:tcW w:w="6126" w:type="dxa"/>
                <w:gridSpan w:val="2"/>
              </w:tcPr>
            </w:tcPrChange>
          </w:tcPr>
          <w:p w14:paraId="0C09B686" w14:textId="77777777" w:rsidR="008369DA" w:rsidRPr="009A5C6C" w:rsidRDefault="008369DA" w:rsidP="00D34D79">
            <w:pPr>
              <w:spacing w:line="259" w:lineRule="auto"/>
              <w:ind w:right="432"/>
              <w:rPr>
                <w:ins w:id="336" w:author="Kumar, Partik" w:date="2026-05-08T13:29:00Z" w16du:dateUtc="2026-05-08T07:59:00Z"/>
                <w:rFonts w:ascii="Calibri" w:eastAsia="Calibri" w:hAnsi="Calibri" w:cs="Times New Roman"/>
                <w:sz w:val="22"/>
                <w:szCs w:val="22"/>
              </w:rPr>
            </w:pPr>
            <w:ins w:id="337" w:author="Kumar, Partik" w:date="2026-05-08T13:36:00Z" w16du:dateUtc="2026-05-08T08:06:00Z">
              <w:r>
                <w:rPr>
                  <w:rFonts w:ascii="Calibri" w:eastAsia="Calibri" w:hAnsi="Calibri" w:cs="Calibri"/>
                  <w:sz w:val="22"/>
                  <w:szCs w:val="18"/>
                  <w:lang w:val="en-US"/>
                </w:rPr>
                <w:t xml:space="preserve">               </w:t>
              </w:r>
              <w:r w:rsidRPr="009A5C6C">
                <w:rPr>
                  <w:rFonts w:ascii="Calibri" w:eastAsia="Calibri" w:hAnsi="Calibri" w:cs="Calibri"/>
                  <w:sz w:val="22"/>
                  <w:szCs w:val="18"/>
                  <w:lang w:val="en-US"/>
                </w:rPr>
                <w:t>Cloud Infrasturcture Cost</w:t>
              </w:r>
            </w:ins>
            <w:ins w:id="338" w:author="Kumar, Partik" w:date="2026-05-08T15:10:00Z" w16du:dateUtc="2026-05-08T09:40:00Z">
              <w:r w:rsidRPr="00B63A66">
                <w:rPr>
                  <w:rFonts w:ascii="Calibri" w:eastAsia="Calibri" w:hAnsi="Calibri" w:cs="Calibri"/>
                  <w:sz w:val="22"/>
                  <w:szCs w:val="18"/>
                  <w:vertAlign w:val="superscript"/>
                  <w:lang w:val="en-US"/>
                  <w:rPrChange w:id="339" w:author="Kumar, Partik" w:date="2026-05-08T15:10:00Z" w16du:dateUtc="2026-05-08T09:40:00Z">
                    <w:rPr>
                      <w:rFonts w:ascii="Calibri" w:eastAsia="Calibri" w:hAnsi="Calibri" w:cs="Calibri"/>
                      <w:sz w:val="22"/>
                      <w:szCs w:val="18"/>
                      <w:lang w:val="en-US"/>
                    </w:rPr>
                  </w:rPrChange>
                </w:rPr>
                <w:t>#</w:t>
              </w:r>
            </w:ins>
          </w:p>
        </w:tc>
        <w:tc>
          <w:tcPr>
            <w:tcW w:w="2929" w:type="dxa"/>
            <w:tcPrChange w:id="340" w:author="Kumar, Partik" w:date="2026-05-08T14:53:00Z" w16du:dateUtc="2026-05-08T09:23:00Z">
              <w:tcPr>
                <w:tcW w:w="2890" w:type="dxa"/>
                <w:gridSpan w:val="2"/>
              </w:tcPr>
            </w:tcPrChange>
          </w:tcPr>
          <w:p w14:paraId="6BABF3DD" w14:textId="77777777" w:rsidR="008369DA" w:rsidRPr="009A5C6C" w:rsidRDefault="008369DA" w:rsidP="00D34D79">
            <w:pPr>
              <w:spacing w:line="259" w:lineRule="auto"/>
              <w:ind w:right="432"/>
              <w:rPr>
                <w:ins w:id="341" w:author="Kumar, Partik" w:date="2026-05-08T13:29:00Z" w16du:dateUtc="2026-05-08T07:59:00Z"/>
                <w:rFonts w:ascii="Calibri" w:eastAsia="Calibri" w:hAnsi="Calibri" w:cs="Times New Roman"/>
                <w:sz w:val="22"/>
                <w:szCs w:val="22"/>
              </w:rPr>
            </w:pPr>
            <w:ins w:id="342" w:author="Kumar, Partik" w:date="2026-05-08T14:55:00Z" w16du:dateUtc="2026-05-08T09:25:00Z">
              <w:r>
                <w:rPr>
                  <w:rFonts w:ascii="Calibri" w:eastAsia="Calibri" w:hAnsi="Calibri" w:cs="Times New Roman"/>
                  <w:sz w:val="22"/>
                  <w:szCs w:val="22"/>
                </w:rPr>
                <w:t>On actuals (</w:t>
              </w:r>
            </w:ins>
            <w:ins w:id="343" w:author="Kumar, Partik" w:date="2026-05-08T15:16:00Z" w16du:dateUtc="2026-05-08T09:46:00Z">
              <w:r>
                <w:rPr>
                  <w:rFonts w:ascii="Calibri" w:eastAsia="Calibri" w:hAnsi="Calibri" w:cs="Times New Roman"/>
                  <w:sz w:val="22"/>
                  <w:szCs w:val="22"/>
                </w:rPr>
                <w:t>t</w:t>
              </w:r>
            </w:ins>
            <w:ins w:id="344" w:author="Kumar, Partik" w:date="2026-05-08T14:55:00Z" w16du:dateUtc="2026-05-08T09:25:00Z">
              <w:r>
                <w:rPr>
                  <w:rFonts w:ascii="Calibri" w:eastAsia="Calibri" w:hAnsi="Calibri" w:cs="Times New Roman"/>
                  <w:sz w:val="22"/>
                  <w:szCs w:val="22"/>
                </w:rPr>
                <w:t xml:space="preserve">entative monthly cost is </w:t>
              </w:r>
            </w:ins>
            <w:ins w:id="345" w:author="Kumar, Partik" w:date="2026-05-08T15:02:00Z" w16du:dateUtc="2026-05-08T09:32:00Z">
              <w:r>
                <w:rPr>
                  <w:rFonts w:ascii="Calibri" w:eastAsia="Calibri" w:hAnsi="Calibri" w:cs="Times New Roman"/>
                  <w:sz w:val="22"/>
                  <w:szCs w:val="22"/>
                </w:rPr>
                <w:t>~$8,500</w:t>
              </w:r>
            </w:ins>
            <w:ins w:id="346" w:author="Kumar, Partik" w:date="2026-05-08T14:55:00Z" w16du:dateUtc="2026-05-08T09:25:00Z">
              <w:r>
                <w:rPr>
                  <w:rFonts w:ascii="Calibri" w:eastAsia="Calibri" w:hAnsi="Calibri" w:cs="Times New Roman"/>
                  <w:sz w:val="22"/>
                  <w:szCs w:val="22"/>
                </w:rPr>
                <w:t>)</w:t>
              </w:r>
              <w:r w:rsidRPr="00D963C1">
                <w:rPr>
                  <w:rFonts w:ascii="Calibri" w:eastAsia="Calibri" w:hAnsi="Calibri" w:cs="Times New Roman"/>
                  <w:sz w:val="22"/>
                  <w:szCs w:val="22"/>
                  <w:vertAlign w:val="superscript"/>
                </w:rPr>
                <w:t>**</w:t>
              </w:r>
            </w:ins>
          </w:p>
        </w:tc>
      </w:tr>
      <w:tr w:rsidR="008369DA" w:rsidRPr="009A5C6C" w14:paraId="7585ABC5" w14:textId="77777777" w:rsidTr="00EE5137">
        <w:trPr>
          <w:trHeight w:val="1499"/>
          <w:jc w:val="center"/>
          <w:ins w:id="347" w:author="Kumar, Partik" w:date="2026-05-08T13:28:00Z"/>
          <w:trPrChange w:id="348" w:author="Kumar, Partik" w:date="2026-05-08T14:53:00Z" w16du:dateUtc="2026-05-08T09:23:00Z">
            <w:trPr>
              <w:gridAfter w:val="0"/>
              <w:jc w:val="center"/>
            </w:trPr>
          </w:trPrChange>
        </w:trPr>
        <w:tc>
          <w:tcPr>
            <w:tcW w:w="6080" w:type="dxa"/>
            <w:tcPrChange w:id="349" w:author="Kumar, Partik" w:date="2026-05-08T14:53:00Z" w16du:dateUtc="2026-05-08T09:23:00Z">
              <w:tcPr>
                <w:tcW w:w="6126" w:type="dxa"/>
                <w:gridSpan w:val="2"/>
              </w:tcPr>
            </w:tcPrChange>
          </w:tcPr>
          <w:p w14:paraId="1CE57C59" w14:textId="77777777" w:rsidR="008369DA" w:rsidRPr="000B3E21" w:rsidRDefault="008369DA" w:rsidP="00D34D79">
            <w:pPr>
              <w:spacing w:after="0" w:line="240" w:lineRule="atLeast"/>
              <w:ind w:right="432"/>
              <w:rPr>
                <w:ins w:id="350" w:author="Kumar, Partik" w:date="2026-05-08T13:28:00Z" w16du:dateUtc="2026-05-08T07:58:00Z"/>
                <w:rFonts w:ascii="Calibri" w:eastAsia="Calibri" w:hAnsi="Calibri" w:cs="Calibri"/>
                <w:sz w:val="22"/>
                <w:szCs w:val="18"/>
                <w:lang w:val="en-US"/>
                <w:rPrChange w:id="351" w:author="Kumar, Partik" w:date="2026-05-08T13:37:00Z" w16du:dateUtc="2026-05-08T08:07:00Z">
                  <w:rPr>
                    <w:ins w:id="352" w:author="Kumar, Partik" w:date="2026-05-08T13:28:00Z" w16du:dateUtc="2026-05-08T07:58:00Z"/>
                    <w:rFonts w:ascii="Calibri" w:eastAsia="Calibri" w:hAnsi="Calibri" w:cs="Times New Roman"/>
                    <w:sz w:val="22"/>
                    <w:szCs w:val="22"/>
                  </w:rPr>
                </w:rPrChange>
              </w:rPr>
              <w:pPrChange w:id="353" w:author="Kumar, Partik" w:date="2026-05-08T13:37:00Z" w16du:dateUtc="2026-05-08T08:07:00Z">
                <w:pPr>
                  <w:spacing w:line="259" w:lineRule="auto"/>
                  <w:ind w:right="432"/>
                </w:pPr>
              </w:pPrChange>
            </w:pPr>
            <w:ins w:id="354" w:author="Kumar, Partik" w:date="2026-05-08T13:36:00Z" w16du:dateUtc="2026-05-08T08:06:00Z">
              <w:r>
                <w:rPr>
                  <w:rFonts w:ascii="Calibri" w:eastAsia="Calibri" w:hAnsi="Calibri" w:cs="Calibri"/>
                  <w:sz w:val="22"/>
                  <w:szCs w:val="18"/>
                  <w:lang w:val="en-US"/>
                </w:rPr>
                <w:t xml:space="preserve">              </w:t>
              </w:r>
            </w:ins>
            <w:ins w:id="355" w:author="Kumar, Partik" w:date="2026-05-08T14:04:00Z" w16du:dateUtc="2026-05-08T08:34:00Z">
              <w:r>
                <w:rPr>
                  <w:rFonts w:ascii="Calibri" w:eastAsia="Calibri" w:hAnsi="Calibri" w:cs="Calibri"/>
                  <w:sz w:val="22"/>
                  <w:szCs w:val="18"/>
                  <w:lang w:val="en-US"/>
                </w:rPr>
                <w:t xml:space="preserve"> Demand Forecasting Tool </w:t>
              </w:r>
            </w:ins>
            <w:ins w:id="356" w:author="Kumar, Partik" w:date="2026-05-08T13:36:00Z" w16du:dateUtc="2026-05-08T08:06:00Z">
              <w:r w:rsidRPr="00D963C1">
                <w:rPr>
                  <w:rFonts w:ascii="Calibri" w:eastAsia="Calibri" w:hAnsi="Calibri" w:cs="Calibri"/>
                  <w:sz w:val="22"/>
                  <w:szCs w:val="18"/>
                  <w:lang w:val="en-US"/>
                </w:rPr>
                <w:t>Maintenance Cost</w:t>
              </w:r>
            </w:ins>
          </w:p>
        </w:tc>
        <w:tc>
          <w:tcPr>
            <w:tcW w:w="2929" w:type="dxa"/>
            <w:tcPrChange w:id="357" w:author="Kumar, Partik" w:date="2026-05-08T14:53:00Z" w16du:dateUtc="2026-05-08T09:23:00Z">
              <w:tcPr>
                <w:tcW w:w="2890" w:type="dxa"/>
                <w:gridSpan w:val="2"/>
              </w:tcPr>
            </w:tcPrChange>
          </w:tcPr>
          <w:p w14:paraId="2AE02F5C" w14:textId="77777777" w:rsidR="008369DA" w:rsidRPr="009A5C6C" w:rsidRDefault="008369DA" w:rsidP="00D34D79">
            <w:pPr>
              <w:spacing w:line="259" w:lineRule="auto"/>
              <w:ind w:right="432"/>
              <w:rPr>
                <w:ins w:id="358" w:author="Kumar, Partik" w:date="2026-05-08T13:28:00Z" w16du:dateUtc="2026-05-08T07:58:00Z"/>
                <w:rFonts w:ascii="Calibri" w:eastAsia="Calibri" w:hAnsi="Calibri" w:cs="Times New Roman"/>
                <w:sz w:val="22"/>
                <w:szCs w:val="22"/>
              </w:rPr>
            </w:pPr>
            <w:ins w:id="359" w:author="Kumar, Partik" w:date="2026-05-08T15:34:00Z" w16du:dateUtc="2026-05-08T10:04:00Z">
              <w:r>
                <w:rPr>
                  <w:rFonts w:ascii="Calibri" w:eastAsia="Calibri" w:hAnsi="Calibri" w:cs="Times New Roman"/>
                  <w:sz w:val="22"/>
                  <w:szCs w:val="22"/>
                </w:rPr>
                <w:t>3</w:t>
              </w:r>
            </w:ins>
            <w:ins w:id="360" w:author="Kumar, Partik" w:date="2026-05-08T14:51:00Z" w16du:dateUtc="2026-05-08T09:21:00Z">
              <w:r>
                <w:rPr>
                  <w:rFonts w:ascii="Calibri" w:eastAsia="Calibri" w:hAnsi="Calibri" w:cs="Times New Roman"/>
                  <w:sz w:val="22"/>
                  <w:szCs w:val="22"/>
                </w:rPr>
                <w:t xml:space="preserve">,00,000 per month </w:t>
              </w:r>
            </w:ins>
            <w:ins w:id="361" w:author="Kumar, Partik" w:date="2026-05-08T14:04:00Z" w16du:dateUtc="2026-05-08T08:34:00Z">
              <w:r>
                <w:rPr>
                  <w:rFonts w:ascii="Calibri" w:eastAsia="Calibri" w:hAnsi="Calibri" w:cs="Times New Roman"/>
                  <w:sz w:val="22"/>
                  <w:szCs w:val="22"/>
                </w:rPr>
                <w:t>(subject to 10% increment every year</w:t>
              </w:r>
            </w:ins>
            <w:ins w:id="362" w:author="Kumar, Partik" w:date="2026-05-08T14:51:00Z" w16du:dateUtc="2026-05-08T09:21:00Z">
              <w:r>
                <w:rPr>
                  <w:rFonts w:ascii="Calibri" w:eastAsia="Calibri" w:hAnsi="Calibri" w:cs="Times New Roman"/>
                  <w:sz w:val="22"/>
                  <w:szCs w:val="22"/>
                </w:rPr>
                <w:t xml:space="preserve">, </w:t>
              </w:r>
            </w:ins>
            <w:ins w:id="363" w:author="Kumar, Partik" w:date="2026-05-08T15:03:00Z" w16du:dateUtc="2026-05-08T09:33:00Z">
              <w:r>
                <w:rPr>
                  <w:rFonts w:ascii="Calibri" w:eastAsia="Calibri" w:hAnsi="Calibri" w:cs="Times New Roman"/>
                  <w:sz w:val="22"/>
                  <w:szCs w:val="22"/>
                </w:rPr>
                <w:t xml:space="preserve">the increment is </w:t>
              </w:r>
            </w:ins>
            <w:ins w:id="364" w:author="Kumar, Partik" w:date="2026-05-08T14:51:00Z" w16du:dateUtc="2026-05-08T09:21:00Z">
              <w:r>
                <w:rPr>
                  <w:rFonts w:ascii="Calibri" w:eastAsia="Calibri" w:hAnsi="Calibri" w:cs="Times New Roman"/>
                  <w:sz w:val="22"/>
                  <w:szCs w:val="22"/>
                </w:rPr>
                <w:t>applicable after one year post go-live</w:t>
              </w:r>
            </w:ins>
            <w:ins w:id="365" w:author="Kumar, Partik" w:date="2026-05-08T14:04:00Z" w16du:dateUtc="2026-05-08T08:34:00Z">
              <w:r>
                <w:rPr>
                  <w:rFonts w:ascii="Calibri" w:eastAsia="Calibri" w:hAnsi="Calibri" w:cs="Times New Roman"/>
                  <w:sz w:val="22"/>
                  <w:szCs w:val="22"/>
                </w:rPr>
                <w:t>)</w:t>
              </w:r>
            </w:ins>
          </w:p>
        </w:tc>
      </w:tr>
      <w:tr w:rsidR="008369DA" w:rsidRPr="009A5C6C" w14:paraId="27B10644" w14:textId="77777777" w:rsidTr="00EE5137">
        <w:trPr>
          <w:trHeight w:val="689"/>
          <w:jc w:val="center"/>
          <w:ins w:id="366" w:author="Kumar, Partik" w:date="2026-05-08T12:10:00Z"/>
          <w:trPrChange w:id="367" w:author="Kumar, Partik" w:date="2026-05-08T14:53:00Z" w16du:dateUtc="2026-05-08T09:23:00Z">
            <w:trPr>
              <w:gridAfter w:val="0"/>
              <w:jc w:val="center"/>
            </w:trPr>
          </w:trPrChange>
        </w:trPr>
        <w:tc>
          <w:tcPr>
            <w:tcW w:w="6080" w:type="dxa"/>
            <w:tcPrChange w:id="368" w:author="Kumar, Partik" w:date="2026-05-08T14:53:00Z" w16du:dateUtc="2026-05-08T09:23:00Z">
              <w:tcPr>
                <w:tcW w:w="6126" w:type="dxa"/>
                <w:gridSpan w:val="2"/>
              </w:tcPr>
            </w:tcPrChange>
          </w:tcPr>
          <w:p w14:paraId="241B8C1F" w14:textId="77777777" w:rsidR="008369DA" w:rsidRPr="00E83A96" w:rsidRDefault="008369DA" w:rsidP="00D34D79">
            <w:pPr>
              <w:spacing w:line="259" w:lineRule="auto"/>
              <w:ind w:right="432"/>
              <w:rPr>
                <w:ins w:id="369" w:author="Kumar, Partik" w:date="2026-05-08T12:10:00Z" w16du:dateUtc="2026-05-08T06:40:00Z"/>
                <w:rFonts w:ascii="Calibri" w:eastAsia="Calibri" w:hAnsi="Calibri" w:cs="Calibri"/>
                <w:b/>
                <w:bCs/>
                <w:sz w:val="22"/>
                <w:szCs w:val="22"/>
                <w:lang w:val="en-US"/>
                <w:rPrChange w:id="370" w:author="Kumar, Partik" w:date="2026-05-08T13:29:00Z" w16du:dateUtc="2026-05-08T07:59:00Z">
                  <w:rPr>
                    <w:ins w:id="371" w:author="Kumar, Partik" w:date="2026-05-08T12:10:00Z" w16du:dateUtc="2026-05-08T06:40:00Z"/>
                    <w:rFonts w:ascii="Calibri" w:eastAsia="Calibri" w:hAnsi="Calibri" w:cs="Calibri"/>
                    <w:sz w:val="22"/>
                    <w:szCs w:val="22"/>
                    <w:lang w:val="en-US"/>
                  </w:rPr>
                </w:rPrChange>
              </w:rPr>
            </w:pPr>
            <w:ins w:id="372" w:author="Kumar, Partik" w:date="2026-05-08T12:10:00Z" w16du:dateUtc="2026-05-08T06:40:00Z">
              <w:r w:rsidRPr="00E83A96">
                <w:rPr>
                  <w:rFonts w:ascii="Calibri" w:eastAsia="Calibri" w:hAnsi="Calibri" w:cs="Times New Roman"/>
                  <w:b/>
                  <w:bCs/>
                  <w:sz w:val="22"/>
                  <w:szCs w:val="22"/>
                  <w:rPrChange w:id="373" w:author="Kumar, Partik" w:date="2026-05-08T13:29:00Z" w16du:dateUtc="2026-05-08T07:59:00Z">
                    <w:rPr>
                      <w:rFonts w:ascii="Calibri" w:eastAsia="Calibri" w:hAnsi="Calibri" w:cs="Times New Roman"/>
                      <w:sz w:val="22"/>
                      <w:szCs w:val="22"/>
                    </w:rPr>
                  </w:rPrChange>
                </w:rPr>
                <w:t>GST (Applicable in addition to remuneration/ fee quoted above)</w:t>
              </w:r>
            </w:ins>
          </w:p>
        </w:tc>
        <w:tc>
          <w:tcPr>
            <w:tcW w:w="2929" w:type="dxa"/>
            <w:tcPrChange w:id="374" w:author="Kumar, Partik" w:date="2026-05-08T14:53:00Z" w16du:dateUtc="2026-05-08T09:23:00Z">
              <w:tcPr>
                <w:tcW w:w="2890" w:type="dxa"/>
                <w:gridSpan w:val="2"/>
              </w:tcPr>
            </w:tcPrChange>
          </w:tcPr>
          <w:p w14:paraId="4FDB35F0" w14:textId="77777777" w:rsidR="008369DA" w:rsidRPr="009A5C6C" w:rsidRDefault="008369DA" w:rsidP="00D34D79">
            <w:pPr>
              <w:spacing w:line="259" w:lineRule="auto"/>
              <w:ind w:right="432"/>
              <w:rPr>
                <w:ins w:id="375" w:author="Kumar, Partik" w:date="2026-05-08T12:10:00Z" w16du:dateUtc="2026-05-08T06:40:00Z"/>
                <w:rFonts w:ascii="Calibri" w:eastAsia="Calibri" w:hAnsi="Calibri" w:cs="Times New Roman"/>
                <w:sz w:val="22"/>
                <w:szCs w:val="22"/>
              </w:rPr>
            </w:pPr>
            <w:ins w:id="376" w:author="Kumar, Partik" w:date="2026-05-08T12:10:00Z" w16du:dateUtc="2026-05-08T06:40:00Z">
              <w:r w:rsidRPr="009A5C6C">
                <w:rPr>
                  <w:rFonts w:ascii="Calibri" w:eastAsia="Calibri" w:hAnsi="Calibri" w:cs="Times New Roman"/>
                  <w:sz w:val="22"/>
                  <w:szCs w:val="22"/>
                </w:rPr>
                <w:t>18%/ Applicable rate</w:t>
              </w:r>
            </w:ins>
          </w:p>
        </w:tc>
      </w:tr>
    </w:tbl>
    <w:p w14:paraId="47C7892E" w14:textId="77777777" w:rsidR="00EE5137" w:rsidRDefault="00EE5137" w:rsidP="00EE5137">
      <w:pPr>
        <w:spacing w:after="240" w:line="240" w:lineRule="auto"/>
        <w:jc w:val="both"/>
        <w:rPr>
          <w:rFonts w:ascii="Verdana" w:hAnsi="Verdana" w:cs="Times New Roman"/>
          <w:sz w:val="18"/>
          <w:szCs w:val="18"/>
        </w:rPr>
      </w:pPr>
    </w:p>
    <w:p w14:paraId="77EEB9F0" w14:textId="77437A42" w:rsidR="00EE5137" w:rsidRPr="00EE5137" w:rsidRDefault="00EE5137" w:rsidP="00EE5137">
      <w:pPr>
        <w:spacing w:after="240" w:line="240" w:lineRule="auto"/>
        <w:jc w:val="both"/>
        <w:rPr>
          <w:rFonts w:ascii="Verdana" w:hAnsi="Verdana" w:cs="Times New Roman"/>
          <w:sz w:val="18"/>
          <w:szCs w:val="18"/>
        </w:rPr>
      </w:pPr>
      <w:r w:rsidRPr="00EE5137">
        <w:rPr>
          <w:rFonts w:ascii="Verdana" w:hAnsi="Verdana" w:cs="Times New Roman"/>
          <w:sz w:val="18"/>
          <w:szCs w:val="18"/>
        </w:rPr>
        <w:t>The budgetary offer has been issued based on the draft</w:t>
      </w:r>
      <w:r>
        <w:rPr>
          <w:rFonts w:ascii="Verdana" w:hAnsi="Verdana" w:cs="Times New Roman"/>
          <w:sz w:val="18"/>
          <w:szCs w:val="18"/>
        </w:rPr>
        <w:t xml:space="preserve"> Scope of Work</w:t>
      </w:r>
      <w:r w:rsidRPr="00EE5137">
        <w:rPr>
          <w:rFonts w:ascii="Verdana" w:hAnsi="Verdana" w:cs="Times New Roman"/>
          <w:sz w:val="18"/>
          <w:szCs w:val="18"/>
        </w:rPr>
        <w:t>, any changes in scope or duration or mode of delivery will result in change in quoted amount.</w:t>
      </w:r>
    </w:p>
    <w:p w14:paraId="1C603349" w14:textId="77777777" w:rsidR="00EE5137" w:rsidRPr="00EE5137" w:rsidRDefault="00EE5137" w:rsidP="00EE5137">
      <w:pPr>
        <w:spacing w:after="240" w:line="240" w:lineRule="auto"/>
        <w:jc w:val="both"/>
        <w:rPr>
          <w:rFonts w:ascii="Verdana" w:hAnsi="Verdana" w:cs="Times New Roman"/>
          <w:sz w:val="18"/>
          <w:szCs w:val="18"/>
        </w:rPr>
      </w:pPr>
      <w:r w:rsidRPr="00EE5137">
        <w:rPr>
          <w:rFonts w:ascii="Verdana" w:hAnsi="Verdana" w:cs="Times New Roman"/>
          <w:sz w:val="18"/>
          <w:szCs w:val="18"/>
        </w:rPr>
        <w:t>Out of pocket expenses shall be charged on actual basis, for travel outside Delhi NCR, if any.</w:t>
      </w:r>
    </w:p>
    <w:p w14:paraId="1E77BCC9" w14:textId="77777777" w:rsidR="008369DA" w:rsidRPr="008154E3" w:rsidRDefault="008369DA" w:rsidP="00BD76C6">
      <w:pPr>
        <w:spacing w:before="240"/>
        <w:jc w:val="both"/>
        <w:rPr>
          <w:rFonts w:ascii="Verdana" w:hAnsi="Verdana" w:cs="Arial"/>
        </w:rPr>
      </w:pPr>
    </w:p>
    <w:p w14:paraId="5A283F1E" w14:textId="77777777" w:rsidR="008A01D7" w:rsidRPr="008154E3" w:rsidRDefault="008A01D7">
      <w:pPr>
        <w:numPr>
          <w:ilvl w:val="0"/>
          <w:numId w:val="9"/>
        </w:numPr>
        <w:spacing w:after="0" w:line="240" w:lineRule="auto"/>
        <w:jc w:val="both"/>
        <w:rPr>
          <w:rFonts w:ascii="Verdana" w:hAnsi="Verdana" w:cs="Arial"/>
          <w:b/>
        </w:rPr>
      </w:pPr>
      <w:r w:rsidRPr="008154E3">
        <w:rPr>
          <w:rFonts w:ascii="Verdana" w:hAnsi="Verdana" w:cs="Arial"/>
          <w:b/>
        </w:rPr>
        <w:t xml:space="preserve">Taxes </w:t>
      </w:r>
    </w:p>
    <w:p w14:paraId="03F61B18" w14:textId="426F5F7A" w:rsidR="008A01D7" w:rsidRPr="008154E3" w:rsidRDefault="008A01D7" w:rsidP="00BD76C6">
      <w:pPr>
        <w:spacing w:before="240"/>
        <w:jc w:val="both"/>
        <w:rPr>
          <w:rFonts w:ascii="Verdana" w:hAnsi="Verdana" w:cs="Arial"/>
        </w:rPr>
      </w:pPr>
      <w:r w:rsidRPr="008154E3">
        <w:rPr>
          <w:rFonts w:ascii="Verdana" w:hAnsi="Verdana" w:cs="Arial"/>
        </w:rPr>
        <w:t xml:space="preserve">All statutory taxes and levies (i.e. </w:t>
      </w:r>
      <w:r w:rsidR="00771324" w:rsidRPr="008154E3">
        <w:rPr>
          <w:rFonts w:ascii="Verdana" w:hAnsi="Verdana" w:cs="Arial"/>
        </w:rPr>
        <w:t>GST, etc</w:t>
      </w:r>
      <w:r w:rsidR="00426CCA" w:rsidRPr="008154E3">
        <w:rPr>
          <w:rFonts w:ascii="Verdana" w:hAnsi="Verdana" w:cs="Arial"/>
        </w:rPr>
        <w:t>.</w:t>
      </w:r>
      <w:r w:rsidRPr="008154E3">
        <w:rPr>
          <w:rFonts w:ascii="Verdana" w:hAnsi="Verdana" w:cs="Arial"/>
        </w:rPr>
        <w:t xml:space="preserve">) as applicable on the Fee and Expenses on the date of invoicing will be charged at actual. </w:t>
      </w:r>
    </w:p>
    <w:p w14:paraId="58C9508F" w14:textId="77777777" w:rsidR="008A01D7" w:rsidRPr="008154E3" w:rsidRDefault="008A01D7">
      <w:pPr>
        <w:numPr>
          <w:ilvl w:val="0"/>
          <w:numId w:val="6"/>
        </w:numPr>
        <w:tabs>
          <w:tab w:val="left" w:pos="432"/>
          <w:tab w:val="left" w:pos="984"/>
          <w:tab w:val="left" w:pos="7056"/>
        </w:tabs>
        <w:spacing w:before="240" w:after="0" w:line="240" w:lineRule="auto"/>
        <w:jc w:val="both"/>
        <w:rPr>
          <w:rFonts w:ascii="Verdana" w:hAnsi="Verdana" w:cs="Arial"/>
          <w:b/>
        </w:rPr>
      </w:pPr>
      <w:r w:rsidRPr="008154E3">
        <w:rPr>
          <w:rFonts w:ascii="Verdana" w:hAnsi="Verdana" w:cs="Arial"/>
          <w:b/>
        </w:rPr>
        <w:t>General Terms &amp; Conditions</w:t>
      </w:r>
    </w:p>
    <w:p w14:paraId="3E246ABF" w14:textId="77777777" w:rsidR="008A01D7" w:rsidRPr="008154E3" w:rsidRDefault="008A01D7" w:rsidP="00BD76C6">
      <w:pPr>
        <w:pStyle w:val="BodyText"/>
        <w:spacing w:before="240"/>
        <w:jc w:val="both"/>
        <w:rPr>
          <w:rFonts w:ascii="Verdana" w:hAnsi="Verdana" w:cs="Arial"/>
          <w:noProof/>
        </w:rPr>
      </w:pPr>
      <w:r w:rsidRPr="008154E3">
        <w:rPr>
          <w:rFonts w:ascii="Verdana" w:hAnsi="Verdana" w:cs="Arial"/>
          <w:noProof/>
        </w:rPr>
        <w:t xml:space="preserve">Our General Terms &amp; Conditions, which are attached to as Appendix A and hereby incorporated into this EL by this reference, will govern this engagement.  </w:t>
      </w:r>
    </w:p>
    <w:p w14:paraId="378A6506" w14:textId="77777777" w:rsidR="008A01D7" w:rsidRPr="008154E3" w:rsidRDefault="008A01D7">
      <w:pPr>
        <w:numPr>
          <w:ilvl w:val="0"/>
          <w:numId w:val="6"/>
        </w:numPr>
        <w:tabs>
          <w:tab w:val="left" w:pos="432"/>
          <w:tab w:val="left" w:pos="984"/>
          <w:tab w:val="left" w:pos="7056"/>
        </w:tabs>
        <w:spacing w:before="240" w:after="0" w:line="240" w:lineRule="auto"/>
        <w:jc w:val="both"/>
        <w:rPr>
          <w:rFonts w:ascii="Verdana" w:hAnsi="Verdana" w:cs="Arial"/>
          <w:b/>
        </w:rPr>
      </w:pPr>
      <w:r w:rsidRPr="008154E3">
        <w:rPr>
          <w:rFonts w:ascii="Verdana" w:hAnsi="Verdana" w:cs="Arial"/>
          <w:b/>
        </w:rPr>
        <w:t>Acknowledgement and acceptance</w:t>
      </w:r>
    </w:p>
    <w:p w14:paraId="1DF470E9" w14:textId="2BC4F065" w:rsidR="008A01D7" w:rsidRPr="008154E3" w:rsidRDefault="008A01D7" w:rsidP="00BD76C6">
      <w:pPr>
        <w:spacing w:before="240"/>
        <w:jc w:val="both"/>
        <w:rPr>
          <w:rFonts w:ascii="Verdana" w:hAnsi="Verdana" w:cs="Arial"/>
          <w:b/>
        </w:rPr>
      </w:pPr>
      <w:r w:rsidRPr="008154E3">
        <w:rPr>
          <w:rFonts w:ascii="Verdana" w:hAnsi="Verdana" w:cs="Arial"/>
          <w:noProof/>
        </w:rPr>
        <w:t xml:space="preserve">We appreciate the opportunity to be of service to you and look forward to working with you on this engagement. We are enclosing two copies of this EL duly signed by us. If the terms of the EL are acceptable to you and the Services are in accordance with your understanding, please sign the  EL as a token of your acceptance and return one copy to us. </w:t>
      </w:r>
    </w:p>
    <w:p w14:paraId="3E63347F" w14:textId="77777777" w:rsidR="008A01D7" w:rsidRPr="008154E3" w:rsidRDefault="008A01D7" w:rsidP="00882192">
      <w:pPr>
        <w:jc w:val="both"/>
        <w:rPr>
          <w:rFonts w:ascii="Verdana" w:hAnsi="Verdana" w:cs="Arial"/>
        </w:rPr>
      </w:pPr>
    </w:p>
    <w:p w14:paraId="3981EABE" w14:textId="77777777" w:rsidR="008A01D7" w:rsidRPr="008154E3" w:rsidRDefault="008A01D7" w:rsidP="008A01D7">
      <w:pPr>
        <w:keepNext/>
        <w:keepLines/>
        <w:tabs>
          <w:tab w:val="left" w:pos="3240"/>
          <w:tab w:val="left" w:pos="6210"/>
          <w:tab w:val="left" w:pos="7290"/>
        </w:tabs>
        <w:jc w:val="both"/>
        <w:rPr>
          <w:rFonts w:ascii="Verdana" w:hAnsi="Verdana" w:cs="Arial"/>
          <w:noProof/>
        </w:rPr>
      </w:pPr>
      <w:r w:rsidRPr="008154E3">
        <w:rPr>
          <w:rFonts w:ascii="Verdana" w:hAnsi="Verdana" w:cs="Arial"/>
          <w:noProof/>
        </w:rPr>
        <w:lastRenderedPageBreak/>
        <w:t>Thanking you,</w:t>
      </w:r>
    </w:p>
    <w:p w14:paraId="419B39E8" w14:textId="77777777" w:rsidR="008A01D7" w:rsidRPr="008154E3" w:rsidRDefault="008A01D7" w:rsidP="008A01D7">
      <w:pPr>
        <w:keepNext/>
        <w:keepLines/>
        <w:tabs>
          <w:tab w:val="left" w:pos="3240"/>
          <w:tab w:val="left" w:pos="6210"/>
          <w:tab w:val="left" w:pos="7290"/>
        </w:tabs>
        <w:jc w:val="both"/>
        <w:rPr>
          <w:rFonts w:ascii="Verdana" w:hAnsi="Verdana" w:cs="Arial"/>
          <w:noProof/>
        </w:rPr>
      </w:pPr>
      <w:r w:rsidRPr="008154E3">
        <w:rPr>
          <w:rFonts w:ascii="Verdana" w:hAnsi="Verdana" w:cs="Arial"/>
          <w:noProof/>
        </w:rPr>
        <w:t xml:space="preserve">With regards, </w:t>
      </w:r>
    </w:p>
    <w:p w14:paraId="7B09506B" w14:textId="77777777" w:rsidR="008A01D7" w:rsidRPr="008154E3" w:rsidRDefault="008A01D7" w:rsidP="008A01D7">
      <w:pPr>
        <w:keepNext/>
        <w:keepLines/>
        <w:tabs>
          <w:tab w:val="left" w:pos="3240"/>
          <w:tab w:val="left" w:pos="6210"/>
          <w:tab w:val="left" w:pos="7290"/>
        </w:tabs>
        <w:jc w:val="both"/>
        <w:rPr>
          <w:rFonts w:ascii="Verdana" w:hAnsi="Verdana" w:cs="Arial"/>
          <w:noProof/>
        </w:rPr>
      </w:pPr>
      <w:r w:rsidRPr="008154E3">
        <w:rPr>
          <w:rFonts w:ascii="Verdana" w:hAnsi="Verdana" w:cs="Arial"/>
          <w:noProof/>
        </w:rPr>
        <w:t xml:space="preserve">For Deloitte Touche Tohmatsu India LLP </w:t>
      </w:r>
    </w:p>
    <w:p w14:paraId="3B5ADACC" w14:textId="21E8D598" w:rsidR="008A01D7" w:rsidRDefault="008A01D7" w:rsidP="008A01D7">
      <w:pPr>
        <w:spacing w:after="0" w:line="276" w:lineRule="auto"/>
        <w:jc w:val="both"/>
        <w:rPr>
          <w:rFonts w:ascii="Verdana" w:hAnsi="Verdana" w:cstheme="minorHAnsi"/>
          <w:color w:val="000000" w:themeColor="text1"/>
        </w:rPr>
      </w:pPr>
    </w:p>
    <w:p w14:paraId="7036940F" w14:textId="77777777" w:rsidR="00E2323E" w:rsidRDefault="00E2323E" w:rsidP="008A01D7">
      <w:pPr>
        <w:spacing w:after="0" w:line="276" w:lineRule="auto"/>
        <w:jc w:val="both"/>
        <w:rPr>
          <w:rFonts w:ascii="Verdana" w:hAnsi="Verdana" w:cstheme="minorHAnsi"/>
          <w:color w:val="000000" w:themeColor="text1"/>
        </w:rPr>
      </w:pPr>
    </w:p>
    <w:p w14:paraId="00738588" w14:textId="77777777" w:rsidR="00E2323E" w:rsidRDefault="00E2323E" w:rsidP="008A01D7">
      <w:pPr>
        <w:spacing w:after="0" w:line="276" w:lineRule="auto"/>
        <w:jc w:val="both"/>
        <w:rPr>
          <w:rFonts w:ascii="Verdana" w:hAnsi="Verdana" w:cstheme="minorHAnsi"/>
          <w:color w:val="000000" w:themeColor="text1"/>
        </w:rPr>
      </w:pPr>
    </w:p>
    <w:p w14:paraId="3E0F60C6" w14:textId="77777777" w:rsidR="00E2323E" w:rsidRDefault="00E2323E" w:rsidP="008A01D7">
      <w:pPr>
        <w:spacing w:after="0" w:line="276" w:lineRule="auto"/>
        <w:jc w:val="both"/>
        <w:rPr>
          <w:rFonts w:ascii="Verdana" w:hAnsi="Verdana" w:cstheme="minorHAnsi"/>
          <w:color w:val="000000" w:themeColor="text1"/>
        </w:rPr>
      </w:pPr>
    </w:p>
    <w:p w14:paraId="27889BB4" w14:textId="58C11B71" w:rsidR="008A01D7" w:rsidRPr="008154E3" w:rsidRDefault="00EE5137" w:rsidP="008A01D7">
      <w:pPr>
        <w:spacing w:after="0" w:line="276" w:lineRule="auto"/>
        <w:jc w:val="both"/>
        <w:rPr>
          <w:rFonts w:ascii="Verdana" w:hAnsi="Verdana" w:cstheme="minorHAnsi"/>
          <w:color w:val="000000" w:themeColor="text1"/>
        </w:rPr>
      </w:pPr>
      <w:r>
        <w:rPr>
          <w:rFonts w:ascii="Verdana" w:hAnsi="Verdana" w:cstheme="minorHAnsi"/>
          <w:color w:val="000000" w:themeColor="text1"/>
        </w:rPr>
        <w:t>Anish Mandal</w:t>
      </w:r>
      <w:r w:rsidR="008A01D7" w:rsidRPr="008154E3">
        <w:rPr>
          <w:rFonts w:ascii="Verdana" w:hAnsi="Verdana" w:cstheme="minorHAnsi"/>
          <w:color w:val="000000" w:themeColor="text1"/>
        </w:rPr>
        <w:t>, Partner</w:t>
      </w:r>
    </w:p>
    <w:p w14:paraId="0795C344" w14:textId="77777777" w:rsidR="008A01D7" w:rsidRPr="008154E3" w:rsidRDefault="008A01D7" w:rsidP="00882192">
      <w:pPr>
        <w:jc w:val="both"/>
        <w:rPr>
          <w:rFonts w:ascii="Verdana" w:hAnsi="Verdana" w:cs="Arial"/>
        </w:rPr>
      </w:pPr>
    </w:p>
    <w:p w14:paraId="2C8AB396" w14:textId="77777777" w:rsidR="008A01D7" w:rsidRPr="008154E3" w:rsidRDefault="008A01D7" w:rsidP="008A01D7">
      <w:pPr>
        <w:jc w:val="both"/>
        <w:outlineLvl w:val="0"/>
        <w:rPr>
          <w:rFonts w:ascii="Verdana" w:hAnsi="Verdana" w:cs="Arial"/>
          <w:lang w:val="fr-FR"/>
        </w:rPr>
      </w:pPr>
      <w:bookmarkStart w:id="377" w:name="_Toc221102486"/>
      <w:r w:rsidRPr="008154E3">
        <w:rPr>
          <w:rFonts w:ascii="Verdana" w:hAnsi="Verdana" w:cs="Arial"/>
          <w:lang w:val="en-GB"/>
        </w:rPr>
        <w:t>Acceptance</w:t>
      </w:r>
      <w:bookmarkEnd w:id="377"/>
      <w:r w:rsidRPr="008154E3">
        <w:rPr>
          <w:rFonts w:ascii="Verdana" w:hAnsi="Verdana" w:cs="Arial"/>
          <w:lang w:val="fr-FR"/>
        </w:rPr>
        <w:t xml:space="preserve"> </w:t>
      </w:r>
    </w:p>
    <w:p w14:paraId="20AB669B" w14:textId="33572879" w:rsidR="008A01D7" w:rsidRPr="008154E3" w:rsidRDefault="00963A80" w:rsidP="008A01D7">
      <w:pPr>
        <w:tabs>
          <w:tab w:val="left" w:pos="3240"/>
          <w:tab w:val="left" w:pos="6210"/>
          <w:tab w:val="left" w:pos="7290"/>
        </w:tabs>
        <w:jc w:val="both"/>
        <w:rPr>
          <w:rFonts w:ascii="Verdana" w:hAnsi="Verdana" w:cs="Arial"/>
          <w:noProof/>
        </w:rPr>
      </w:pPr>
      <w:r w:rsidRPr="008154E3">
        <w:rPr>
          <w:rFonts w:ascii="Verdana" w:hAnsi="Verdana" w:cs="Arial"/>
          <w:noProof/>
        </w:rPr>
        <w:t>The Client</w:t>
      </w:r>
      <w:r w:rsidR="008A01D7" w:rsidRPr="008154E3">
        <w:rPr>
          <w:rFonts w:ascii="Verdana" w:hAnsi="Verdana" w:cs="Arial"/>
          <w:noProof/>
        </w:rPr>
        <w:t xml:space="preserve"> agrees to the appointment of Deloitte Touche Tohmatsu India LLP on and subject to the terms set out in this EL and its enclosures.</w:t>
      </w:r>
    </w:p>
    <w:p w14:paraId="6A8C0F43" w14:textId="2B326996" w:rsidR="008A01D7" w:rsidRPr="008154E3" w:rsidRDefault="008A01D7" w:rsidP="008A01D7">
      <w:pPr>
        <w:tabs>
          <w:tab w:val="left" w:pos="3240"/>
          <w:tab w:val="left" w:pos="6210"/>
          <w:tab w:val="left" w:pos="7290"/>
        </w:tabs>
        <w:rPr>
          <w:rFonts w:ascii="Verdana" w:hAnsi="Verdana" w:cs="Arial"/>
          <w:b/>
          <w:noProof/>
        </w:rPr>
      </w:pPr>
    </w:p>
    <w:p w14:paraId="1A327E12" w14:textId="77777777" w:rsidR="008A01D7" w:rsidRPr="008154E3" w:rsidRDefault="008A01D7" w:rsidP="008A01D7">
      <w:pPr>
        <w:pStyle w:val="Address"/>
        <w:keepLines w:val="0"/>
        <w:tabs>
          <w:tab w:val="left" w:pos="1710"/>
          <w:tab w:val="left" w:pos="6210"/>
          <w:tab w:val="left" w:pos="7290"/>
        </w:tabs>
        <w:rPr>
          <w:rFonts w:ascii="Verdana" w:hAnsi="Verdana" w:cs="Arial"/>
          <w:sz w:val="20"/>
        </w:rPr>
      </w:pPr>
      <w:r w:rsidRPr="008154E3">
        <w:rPr>
          <w:rFonts w:ascii="Verdana" w:hAnsi="Verdana" w:cs="Arial"/>
          <w:b/>
          <w:sz w:val="20"/>
        </w:rPr>
        <w:t>Signed:</w:t>
      </w:r>
      <w:r w:rsidRPr="008154E3">
        <w:rPr>
          <w:rFonts w:ascii="Verdana" w:hAnsi="Verdana" w:cs="Arial"/>
          <w:sz w:val="20"/>
        </w:rPr>
        <w:tab/>
        <w:t>____________________________________</w:t>
      </w:r>
    </w:p>
    <w:p w14:paraId="1E1B2E44" w14:textId="77777777" w:rsidR="008A01D7" w:rsidRPr="008154E3" w:rsidRDefault="008A01D7" w:rsidP="008A01D7">
      <w:pPr>
        <w:tabs>
          <w:tab w:val="left" w:pos="1710"/>
          <w:tab w:val="left" w:pos="6210"/>
          <w:tab w:val="left" w:pos="7290"/>
        </w:tabs>
        <w:rPr>
          <w:rFonts w:ascii="Verdana" w:hAnsi="Verdana" w:cs="Arial"/>
          <w:noProof/>
        </w:rPr>
      </w:pPr>
    </w:p>
    <w:p w14:paraId="13CAA340" w14:textId="046454C2" w:rsidR="008A01D7" w:rsidRPr="008154E3" w:rsidRDefault="008A01D7" w:rsidP="008A01D7">
      <w:pPr>
        <w:pStyle w:val="Address"/>
        <w:keepLines w:val="0"/>
        <w:tabs>
          <w:tab w:val="left" w:pos="1710"/>
          <w:tab w:val="left" w:pos="6210"/>
          <w:tab w:val="left" w:pos="7290"/>
        </w:tabs>
        <w:rPr>
          <w:rFonts w:ascii="Verdana" w:hAnsi="Verdana" w:cs="Arial"/>
          <w:noProof w:val="0"/>
          <w:color w:val="0000CC"/>
          <w:sz w:val="20"/>
          <w:lang w:val="en-US"/>
        </w:rPr>
      </w:pPr>
      <w:r w:rsidRPr="008154E3">
        <w:rPr>
          <w:rFonts w:ascii="Verdana" w:hAnsi="Verdana" w:cs="Arial"/>
          <w:sz w:val="20"/>
        </w:rPr>
        <w:t xml:space="preserve">Duly authorised for and on behalf of </w:t>
      </w:r>
      <w:r w:rsidR="00963A80" w:rsidRPr="008154E3">
        <w:rPr>
          <w:rFonts w:ascii="Verdana" w:hAnsi="Verdana" w:cs="Arial"/>
          <w:noProof w:val="0"/>
          <w:sz w:val="20"/>
          <w:lang w:val="en-US"/>
        </w:rPr>
        <w:t>the Client</w:t>
      </w:r>
    </w:p>
    <w:p w14:paraId="5FE578BC" w14:textId="77777777" w:rsidR="008A01D7" w:rsidRPr="008154E3" w:rsidRDefault="008A01D7" w:rsidP="008A01D7">
      <w:pPr>
        <w:pStyle w:val="Address"/>
        <w:keepLines w:val="0"/>
        <w:tabs>
          <w:tab w:val="left" w:pos="1710"/>
          <w:tab w:val="left" w:pos="6210"/>
          <w:tab w:val="left" w:pos="7290"/>
        </w:tabs>
        <w:rPr>
          <w:rFonts w:ascii="Verdana" w:hAnsi="Verdana" w:cs="Arial"/>
          <w:sz w:val="20"/>
        </w:rPr>
      </w:pPr>
    </w:p>
    <w:p w14:paraId="01559DC4" w14:textId="6F0070DB" w:rsidR="008A01D7" w:rsidRPr="009728C6" w:rsidRDefault="008A01D7" w:rsidP="00963A80">
      <w:pPr>
        <w:pStyle w:val="Address"/>
        <w:keepLines w:val="0"/>
        <w:tabs>
          <w:tab w:val="left" w:pos="1710"/>
          <w:tab w:val="left" w:pos="6210"/>
          <w:tab w:val="left" w:pos="7290"/>
        </w:tabs>
        <w:spacing w:after="120"/>
        <w:rPr>
          <w:rFonts w:ascii="Verdana" w:hAnsi="Verdana" w:cs="Arial"/>
          <w:sz w:val="20"/>
          <w:u w:val="single"/>
        </w:rPr>
      </w:pPr>
      <w:r w:rsidRPr="008154E3">
        <w:rPr>
          <w:rFonts w:ascii="Verdana" w:hAnsi="Verdana" w:cs="Arial"/>
          <w:sz w:val="20"/>
        </w:rPr>
        <w:t>Printed Name:</w:t>
      </w:r>
      <w:r w:rsidRPr="008154E3">
        <w:rPr>
          <w:rFonts w:ascii="Verdana" w:hAnsi="Verdana" w:cs="Arial"/>
          <w:sz w:val="20"/>
        </w:rPr>
        <w:tab/>
      </w:r>
      <w:r w:rsidR="009728C6" w:rsidRPr="009728C6">
        <w:rPr>
          <w:rFonts w:ascii="Verdana" w:hAnsi="Verdana" w:cs="Arial"/>
          <w:sz w:val="20"/>
          <w:u w:val="single"/>
        </w:rPr>
        <w:t xml:space="preserve"> </w:t>
      </w:r>
    </w:p>
    <w:p w14:paraId="1B8A7BE8" w14:textId="7EF67518" w:rsidR="008A01D7" w:rsidRPr="008154E3" w:rsidRDefault="008A01D7" w:rsidP="00963A80">
      <w:pPr>
        <w:tabs>
          <w:tab w:val="left" w:pos="1710"/>
          <w:tab w:val="left" w:pos="6210"/>
          <w:tab w:val="left" w:pos="7290"/>
        </w:tabs>
        <w:rPr>
          <w:rFonts w:ascii="Verdana" w:hAnsi="Verdana" w:cs="Arial"/>
          <w:noProof/>
        </w:rPr>
      </w:pPr>
      <w:r w:rsidRPr="008154E3">
        <w:rPr>
          <w:rFonts w:ascii="Verdana" w:hAnsi="Verdana" w:cs="Arial"/>
          <w:noProof/>
        </w:rPr>
        <w:t>Title :</w:t>
      </w:r>
      <w:r w:rsidRPr="008154E3">
        <w:rPr>
          <w:rFonts w:ascii="Verdana" w:hAnsi="Verdana" w:cs="Arial"/>
          <w:noProof/>
        </w:rPr>
        <w:tab/>
      </w:r>
    </w:p>
    <w:p w14:paraId="284E15A4" w14:textId="7C56E475" w:rsidR="008A01D7" w:rsidRPr="008154E3" w:rsidRDefault="008A01D7" w:rsidP="00963A80">
      <w:pPr>
        <w:tabs>
          <w:tab w:val="left" w:pos="1710"/>
          <w:tab w:val="left" w:pos="6210"/>
          <w:tab w:val="left" w:pos="7290"/>
        </w:tabs>
        <w:rPr>
          <w:rFonts w:ascii="Verdana" w:hAnsi="Verdana" w:cs="Arial"/>
          <w:noProof/>
        </w:rPr>
      </w:pPr>
      <w:r w:rsidRPr="008154E3">
        <w:rPr>
          <w:rFonts w:ascii="Verdana" w:hAnsi="Verdana" w:cs="Arial"/>
          <w:noProof/>
        </w:rPr>
        <w:t>Date:</w:t>
      </w:r>
      <w:r w:rsidRPr="008154E3">
        <w:rPr>
          <w:rFonts w:ascii="Verdana" w:hAnsi="Verdana" w:cs="Arial"/>
          <w:noProof/>
        </w:rPr>
        <w:tab/>
      </w:r>
    </w:p>
    <w:p w14:paraId="56A10A25" w14:textId="77777777" w:rsidR="008A01D7" w:rsidRPr="008154E3" w:rsidRDefault="008A01D7" w:rsidP="008A01D7">
      <w:pPr>
        <w:pStyle w:val="Address"/>
        <w:keepLines w:val="0"/>
        <w:tabs>
          <w:tab w:val="left" w:pos="3240"/>
          <w:tab w:val="left" w:pos="6210"/>
          <w:tab w:val="left" w:pos="7290"/>
        </w:tabs>
        <w:rPr>
          <w:rFonts w:ascii="Verdana" w:hAnsi="Verdana" w:cs="Arial"/>
          <w:sz w:val="20"/>
        </w:rPr>
      </w:pPr>
    </w:p>
    <w:p w14:paraId="7B0F17E9" w14:textId="77777777" w:rsidR="008A01D7" w:rsidRPr="008154E3" w:rsidRDefault="008A01D7" w:rsidP="008A01D7">
      <w:pPr>
        <w:ind w:right="-276"/>
        <w:rPr>
          <w:rFonts w:ascii="Verdana" w:hAnsi="Verdana" w:cs="Arial"/>
          <w:noProof/>
        </w:rPr>
      </w:pPr>
      <w:r w:rsidRPr="008154E3">
        <w:rPr>
          <w:rFonts w:ascii="Verdana" w:hAnsi="Verdana" w:cs="Arial"/>
          <w:b/>
          <w:noProof/>
        </w:rPr>
        <w:t>Enclosures</w:t>
      </w:r>
      <w:r w:rsidRPr="008154E3">
        <w:rPr>
          <w:rFonts w:ascii="Verdana" w:hAnsi="Verdana" w:cs="Arial"/>
          <w:noProof/>
        </w:rPr>
        <w:t xml:space="preserve">:  Appendix A - General Terms and Conditons </w:t>
      </w:r>
    </w:p>
    <w:p w14:paraId="453FEAC1" w14:textId="6DCAEBB7" w:rsidR="002F0E64" w:rsidRPr="008154E3" w:rsidRDefault="008A01D7" w:rsidP="00314948">
      <w:pPr>
        <w:jc w:val="center"/>
        <w:rPr>
          <w:b/>
          <w:sz w:val="26"/>
          <w:szCs w:val="48"/>
        </w:rPr>
      </w:pPr>
      <w:bookmarkStart w:id="378" w:name="_Toc464210860"/>
      <w:bookmarkStart w:id="379" w:name="_Toc464211257"/>
      <w:bookmarkStart w:id="380" w:name="_Toc464212631"/>
      <w:bookmarkStart w:id="381" w:name="_Toc464210862"/>
      <w:bookmarkStart w:id="382" w:name="_Toc464211259"/>
      <w:bookmarkStart w:id="383" w:name="_Toc464212633"/>
      <w:bookmarkStart w:id="384" w:name="_Toc464210863"/>
      <w:bookmarkStart w:id="385" w:name="_Toc464211260"/>
      <w:bookmarkStart w:id="386" w:name="_Toc464212634"/>
      <w:bookmarkStart w:id="387" w:name="_Toc464210864"/>
      <w:bookmarkStart w:id="388" w:name="_Toc464211261"/>
      <w:bookmarkStart w:id="389" w:name="_Toc464212635"/>
      <w:bookmarkStart w:id="390" w:name="_Toc464210870"/>
      <w:bookmarkStart w:id="391" w:name="_Toc464211267"/>
      <w:bookmarkStart w:id="392" w:name="_Toc464212641"/>
      <w:bookmarkStart w:id="393" w:name="_Toc464210873"/>
      <w:bookmarkStart w:id="394" w:name="_Toc464211270"/>
      <w:bookmarkStart w:id="395" w:name="_Toc464212644"/>
      <w:bookmarkStart w:id="396" w:name="_Toc464210874"/>
      <w:bookmarkStart w:id="397" w:name="_Toc464211271"/>
      <w:bookmarkStart w:id="398" w:name="_Toc464212645"/>
      <w:bookmarkStart w:id="399" w:name="_Toc464210875"/>
      <w:bookmarkStart w:id="400" w:name="_Toc464211272"/>
      <w:bookmarkStart w:id="401" w:name="_Toc464212646"/>
      <w:bookmarkStart w:id="402" w:name="_Toc464210876"/>
      <w:bookmarkStart w:id="403" w:name="_Toc464211273"/>
      <w:bookmarkStart w:id="404" w:name="_Toc464212647"/>
      <w:bookmarkStart w:id="405" w:name="_Toc464210884"/>
      <w:bookmarkStart w:id="406" w:name="_Toc464211281"/>
      <w:bookmarkStart w:id="407" w:name="_Toc464212655"/>
      <w:bookmarkStart w:id="408" w:name="_Toc464210885"/>
      <w:bookmarkStart w:id="409" w:name="_Toc464211282"/>
      <w:bookmarkStart w:id="410" w:name="_Toc464212656"/>
      <w:bookmarkStart w:id="411" w:name="_Toc464210886"/>
      <w:bookmarkStart w:id="412" w:name="_Toc464211283"/>
      <w:bookmarkStart w:id="413" w:name="_Toc464212657"/>
      <w:bookmarkStart w:id="414" w:name="_Toc464210894"/>
      <w:bookmarkStart w:id="415" w:name="_Toc464211291"/>
      <w:bookmarkStart w:id="416" w:name="_Toc464212665"/>
      <w:bookmarkStart w:id="417" w:name="_Toc464210895"/>
      <w:bookmarkStart w:id="418" w:name="_Toc464211292"/>
      <w:bookmarkStart w:id="419" w:name="_Toc464212666"/>
      <w:bookmarkStart w:id="420" w:name="_Toc464210901"/>
      <w:bookmarkStart w:id="421" w:name="_Toc464211298"/>
      <w:bookmarkStart w:id="422" w:name="_Toc464212672"/>
      <w:bookmarkStart w:id="423" w:name="_Toc464210903"/>
      <w:bookmarkStart w:id="424" w:name="_Toc464211300"/>
      <w:bookmarkStart w:id="425" w:name="_Toc464212674"/>
      <w:bookmarkEnd w:id="0"/>
      <w:bookmarkEnd w:id="7"/>
      <w:bookmarkEnd w:id="8"/>
      <w:bookmarkEnd w:id="10"/>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r w:rsidRPr="008154E3">
        <w:br w:type="page"/>
      </w:r>
      <w:r w:rsidR="002F0E64" w:rsidRPr="008154E3">
        <w:rPr>
          <w:b/>
          <w:sz w:val="26"/>
          <w:szCs w:val="48"/>
        </w:rPr>
        <w:lastRenderedPageBreak/>
        <w:t>Appendix A</w:t>
      </w:r>
    </w:p>
    <w:p w14:paraId="34CB94FD" w14:textId="71F8D85D" w:rsidR="00B914ED" w:rsidRPr="008154E3" w:rsidRDefault="00D55606" w:rsidP="002F0E64">
      <w:pPr>
        <w:pStyle w:val="APageheading"/>
        <w:jc w:val="center"/>
        <w:rPr>
          <w:color w:val="auto"/>
          <w:szCs w:val="48"/>
        </w:rPr>
      </w:pPr>
      <w:bookmarkStart w:id="426" w:name="_Toc221102487"/>
      <w:r w:rsidRPr="008154E3">
        <w:rPr>
          <w:color w:val="auto"/>
          <w:szCs w:val="48"/>
        </w:rPr>
        <w:t>General Terms &amp; Conditions</w:t>
      </w:r>
      <w:bookmarkEnd w:id="426"/>
    </w:p>
    <w:p w14:paraId="37ABA222" w14:textId="77777777" w:rsidR="00D006C1" w:rsidRPr="008154E3" w:rsidRDefault="00D006C1" w:rsidP="000729FC">
      <w:pPr>
        <w:pStyle w:val="NormalWeb"/>
        <w:jc w:val="both"/>
        <w:rPr>
          <w:rFonts w:ascii="Verdana" w:hAnsi="Verdana"/>
          <w:b/>
          <w:sz w:val="20"/>
          <w:szCs w:val="20"/>
        </w:rPr>
      </w:pPr>
    </w:p>
    <w:p w14:paraId="5C0AD1E9" w14:textId="6321F2D9" w:rsidR="00963A80" w:rsidRPr="008154E3" w:rsidRDefault="00963A80">
      <w:pPr>
        <w:pStyle w:val="NormalWeb"/>
        <w:numPr>
          <w:ilvl w:val="0"/>
          <w:numId w:val="13"/>
        </w:numPr>
        <w:jc w:val="both"/>
        <w:rPr>
          <w:rFonts w:ascii="Verdana" w:hAnsi="Verdana"/>
          <w:b/>
          <w:sz w:val="20"/>
          <w:szCs w:val="20"/>
        </w:rPr>
      </w:pPr>
      <w:r w:rsidRPr="008154E3">
        <w:rPr>
          <w:rFonts w:ascii="Verdana" w:hAnsi="Verdana"/>
          <w:b/>
          <w:sz w:val="20"/>
          <w:szCs w:val="20"/>
        </w:rPr>
        <w:t>Definitions</w:t>
      </w:r>
    </w:p>
    <w:p w14:paraId="2623C498" w14:textId="77777777" w:rsidR="00963A80" w:rsidRPr="008154E3" w:rsidRDefault="00963A80" w:rsidP="00963A80">
      <w:pPr>
        <w:pStyle w:val="NormalWeb"/>
        <w:jc w:val="both"/>
        <w:rPr>
          <w:rFonts w:ascii="Verdana" w:hAnsi="Verdana"/>
          <w:bCs/>
          <w:sz w:val="20"/>
          <w:szCs w:val="20"/>
        </w:rPr>
      </w:pPr>
      <w:r w:rsidRPr="008154E3">
        <w:rPr>
          <w:rFonts w:ascii="Verdana" w:hAnsi="Verdana"/>
          <w:bCs/>
          <w:sz w:val="20"/>
          <w:szCs w:val="20"/>
        </w:rPr>
        <w:t xml:space="preserve">“Affiliate” means any entity which is controlling, controlled by, or under common control with the Client; “Claim" means any claim or proceeding of any nature (whether in contract, tort, breach of statutory duty or otherwise and including, but not limited to, a claim for negligence); “Client(s)” means the entity (ies) to which the Engagement Letter is addressed and whose name is reproduced above; "Contract" means the EL and the GBT; "Deliverable(s)" means any advice, reports, work product or other deliverables identified or described in the EL as agreed to be provided to the Client as a part of the Services; "DTTL" means Deloitte Touche Tohmatsu Limited, a UK private company limited by guarantee; "Deloitte Entity"  means a member firm of DTTL (including us), but not DTTL itself, and their respective subsidiaries and affiliates, their predecessors, successors and assignees, all partners, associate partners, principals, members, owners, directors, employees, and agents of all such entities. Each Deloitte Entity is a separate and independent legal entity.  DTTL does not provide any services to clients and has no responsibility for any Deloitte Entity; "EL" means the engagement letter entered into between you and we, and any schedules or annexures forming part of it (other than these GBT); "GBT" means this document titled ‘General Business Terms’;  "Losses" means any losses, Claims, liabilities, damages, costs or expenses in any way relating to or arising out of the Contract or the Services; "Services" means the services and Deliverables described in the EL; “Subcontractor” means a third party (other than a Deloitte Entity) to whom we subcontract any of the Services; “you”, “your” refer to the Client(s); “we”, “us”, “our”, “DTTILLP” refer to Deloitte Touche Tohmatsu India LLP.  </w:t>
      </w:r>
    </w:p>
    <w:p w14:paraId="4539B2BE" w14:textId="0981AC23" w:rsidR="00963A80" w:rsidRPr="008154E3" w:rsidRDefault="00963A80">
      <w:pPr>
        <w:pStyle w:val="NormalWeb"/>
        <w:numPr>
          <w:ilvl w:val="0"/>
          <w:numId w:val="13"/>
        </w:numPr>
        <w:jc w:val="both"/>
        <w:rPr>
          <w:rFonts w:ascii="Verdana" w:hAnsi="Verdana"/>
          <w:b/>
          <w:sz w:val="20"/>
          <w:szCs w:val="20"/>
        </w:rPr>
      </w:pPr>
      <w:r w:rsidRPr="008154E3">
        <w:rPr>
          <w:rFonts w:ascii="Verdana" w:hAnsi="Verdana"/>
          <w:b/>
          <w:sz w:val="20"/>
          <w:szCs w:val="20"/>
        </w:rPr>
        <w:t xml:space="preserve">About this Contract </w:t>
      </w:r>
    </w:p>
    <w:p w14:paraId="518AED5A" w14:textId="77777777" w:rsidR="00963A80" w:rsidRPr="008154E3" w:rsidRDefault="00963A80" w:rsidP="00963A80">
      <w:pPr>
        <w:pStyle w:val="NormalWeb"/>
        <w:jc w:val="both"/>
        <w:rPr>
          <w:rFonts w:ascii="Verdana" w:hAnsi="Verdana"/>
          <w:bCs/>
          <w:sz w:val="20"/>
          <w:szCs w:val="20"/>
        </w:rPr>
      </w:pPr>
      <w:r w:rsidRPr="008154E3">
        <w:rPr>
          <w:rFonts w:ascii="Verdana" w:hAnsi="Verdana"/>
          <w:bCs/>
          <w:sz w:val="20"/>
          <w:szCs w:val="20"/>
        </w:rPr>
        <w:t xml:space="preserve">This Contract sets out the terms on which we agree to provide Services to you.  You and we are acting as principals and neither party may bind the other party to legal obligations unless the other party has agreed to, through a validly executed document, in specific instance(s).    </w:t>
      </w:r>
    </w:p>
    <w:p w14:paraId="59C076BA" w14:textId="4EBE9417" w:rsidR="00963A80" w:rsidRPr="008154E3" w:rsidRDefault="00963A80">
      <w:pPr>
        <w:pStyle w:val="NormalWeb"/>
        <w:numPr>
          <w:ilvl w:val="0"/>
          <w:numId w:val="13"/>
        </w:numPr>
        <w:jc w:val="both"/>
        <w:rPr>
          <w:rFonts w:ascii="Verdana" w:hAnsi="Verdana"/>
          <w:b/>
          <w:sz w:val="20"/>
          <w:szCs w:val="20"/>
        </w:rPr>
      </w:pPr>
      <w:r w:rsidRPr="008154E3">
        <w:rPr>
          <w:rFonts w:ascii="Verdana" w:hAnsi="Verdana"/>
          <w:b/>
          <w:sz w:val="20"/>
          <w:szCs w:val="20"/>
        </w:rPr>
        <w:t xml:space="preserve">Services   </w:t>
      </w:r>
    </w:p>
    <w:p w14:paraId="4797A007" w14:textId="0A6B6CDB"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We agree to provide Services in accordance with the Contract.  You acknowledge that the scope of the Services is sufficient for your purpose.      </w:t>
      </w:r>
    </w:p>
    <w:p w14:paraId="1EE2F9F2" w14:textId="456AA131"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We may subcontract any Services to any other Deloitte Entity or any Subcontractor. Regardless, your contractual relationship is only with us and not with any other Deloitte Entity, Subcontractor or DTTL and we alone (and not any other Deloitte Entity, Subcontractor or DTTL) continue to be responsible and liable to you under the Contract and for the Services.  Accordingly, you will not bring any Claim in any way in respect of or in connection with this Contract or the Services against any Deloitte Entity (except us), any Subcontractor or DTTL.   </w:t>
      </w:r>
    </w:p>
    <w:p w14:paraId="049B84BF" w14:textId="1DABE9F8"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lastRenderedPageBreak/>
        <w:t xml:space="preserve">You may rely only on our final Deliverable.  If you wish to rely on drafts or our oral advice, please let us know so we may provide a suitable written final Deliverable on which you may rely. We shall not be responsible if you or others choose to rely on, act or refrain from acting on the basis of any drafts or oral advice. </w:t>
      </w:r>
    </w:p>
    <w:p w14:paraId="5D403FF8" w14:textId="41272664"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Use and Disclosure of Deliverable(s): Notwithstanding anything contained herein, you shall not disclose to any other person the Deliverable(s), or any part of them without our express written consent, except to the extent applicable laws, regulations, rules and professional obligations prohibit limitations on disclosure. You shall use the Deliverable(s) solely for the purposes specified in the EL and, in particular, shall not, without our prior written consent, use the Deliverable(s), or any part of them in connection with business decisions of any other person or for advertisement purposes.  You shall not refer to the Services (including Deliverable(s)) or us as provider of the Services in any communication or material provided to any other person. All Services (including Deliverable(s)) are only intended for your benefit. The mere receipt of the Deliverable(s), or any part of them by any other persons is not intended to create any duty of care, professional relationship or any liability between those persons and us.  As a consequence, if copies of the Deliverable(s) (or any information derived therefrom) are provided to others under the above exclusion, it is on the basis that we owe no duty of care or liability to them, or any other persons who subsequently receive the same. We accept no liability to any person other than you in connection with the Contract or Services. You agree to pay us for Losses in relation to any claim by any person other than you in relation to the Services.</w:t>
      </w:r>
    </w:p>
    <w:p w14:paraId="04E2E9DC" w14:textId="60567491"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Services do not constitute the following:  (a) audit, assurance / attest or any review in accordance with the generally accepted auditing or accounting standards or (b) legal advice or services. </w:t>
      </w:r>
    </w:p>
    <w:p w14:paraId="10324B75" w14:textId="11310708"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Unless we have specifically agreed to in the EL, we shall not provide advice regarding the financial accounting treatment of any transaction arising from the Services or take responsibility for any financial reporting with respect to the Services.</w:t>
      </w:r>
    </w:p>
    <w:p w14:paraId="74857342" w14:textId="5B24C349"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In performing the Services, unless otherwise expressly stated in the EL, we will not be deemed to know or required to use information from any other services performed by us whether for you or any other third party, whether such information might be considered material to you or not. </w:t>
      </w:r>
    </w:p>
    <w:p w14:paraId="3EA3AE2D" w14:textId="63FB2307" w:rsidR="00963A80" w:rsidRPr="008154E3" w:rsidRDefault="00963A80">
      <w:pPr>
        <w:pStyle w:val="NormalWeb"/>
        <w:numPr>
          <w:ilvl w:val="0"/>
          <w:numId w:val="13"/>
        </w:numPr>
        <w:jc w:val="both"/>
        <w:rPr>
          <w:rFonts w:ascii="Verdana" w:hAnsi="Verdana"/>
          <w:b/>
          <w:sz w:val="20"/>
          <w:szCs w:val="20"/>
        </w:rPr>
      </w:pPr>
      <w:r w:rsidRPr="008154E3">
        <w:rPr>
          <w:rFonts w:ascii="Verdana" w:hAnsi="Verdana"/>
          <w:b/>
          <w:sz w:val="20"/>
          <w:szCs w:val="20"/>
        </w:rPr>
        <w:t xml:space="preserve">Your Responsibilities </w:t>
      </w:r>
    </w:p>
    <w:p w14:paraId="285DD049" w14:textId="50D1B3C8"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To enable us to provide the Services, you agree to cooperate with us and, among other things: (i) provide us with reasonable facilities and timely access to data, information and your personnel; (ii) be responsible for the actions and decisions made by your personnel, representatives and agents, for the accuracy and completeness of all data and information provided by you or on your behalf, and for the implementation of, as you consider appropriate, any advice provided as part of the Services (iii) obtain any applicable consents in respect of our using/processing any confidential/personal information for performing the Services.  We may provide our Services relying on the information you make available to us and your decisions and approvals. You acknowledge that our performance shall be dependent upon the timely performance of your responsibilities under the Contract.  </w:t>
      </w:r>
    </w:p>
    <w:p w14:paraId="320C557D" w14:textId="436E295B"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lastRenderedPageBreak/>
        <w:t xml:space="preserve">You shall be solely responsible for, among other things: (i) making all management decisions and performing all management functions; (ii) designating one or more individuals who possess suitable skill, knowledge, and/or experience, preferably within senior management to oversee the Services; (iii) evaluating the adequacy and results of the Services; (iv) accepting responsibility for the results of the Services; and (v) establishing and maintaining internal controls, including, without limitation, monitoring ongoing activities. </w:t>
      </w:r>
    </w:p>
    <w:p w14:paraId="1E387581" w14:textId="602D36D3"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Unless the EL specifies other arrangements, you agree that any Deliverables will be deemed accepted by you (and the Services, or the relevant part of them complete) within 10 days of their delivery, upon their delivery in their final form or when you first make use of them in its business, whichever comes first.  </w:t>
      </w:r>
    </w:p>
    <w:p w14:paraId="77008836" w14:textId="6CC9114D" w:rsidR="00963A80" w:rsidRPr="008154E3" w:rsidRDefault="00963A80">
      <w:pPr>
        <w:pStyle w:val="NormalWeb"/>
        <w:numPr>
          <w:ilvl w:val="0"/>
          <w:numId w:val="13"/>
        </w:numPr>
        <w:jc w:val="both"/>
        <w:rPr>
          <w:rFonts w:ascii="Verdana" w:hAnsi="Verdana"/>
          <w:b/>
          <w:sz w:val="20"/>
          <w:szCs w:val="20"/>
        </w:rPr>
      </w:pPr>
      <w:r w:rsidRPr="008154E3">
        <w:rPr>
          <w:rFonts w:ascii="Verdana" w:hAnsi="Verdana"/>
          <w:b/>
          <w:sz w:val="20"/>
          <w:szCs w:val="20"/>
        </w:rPr>
        <w:t xml:space="preserve">Our Responsibilities </w:t>
      </w:r>
    </w:p>
    <w:p w14:paraId="6A768237" w14:textId="694EA4BC"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This is a services contract.  We warrant that we shall perform the Services in good faith and in a professional manner.   </w:t>
      </w:r>
    </w:p>
    <w:p w14:paraId="5F6E68E5" w14:textId="08340159"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We will endeavour to supply the Services in accordance with any timeline referred to in the EL or otherwise agreed by the parties in writing.  However, unless the parties specifically agree otherwise in writing, all dates given by us or specified by you for the Services are intended for planning and estimating purposes only. </w:t>
      </w:r>
    </w:p>
    <w:p w14:paraId="29BB0F21" w14:textId="7EDBD737" w:rsidR="00963A80" w:rsidRPr="008154E3" w:rsidRDefault="00963A80">
      <w:pPr>
        <w:pStyle w:val="NormalWeb"/>
        <w:numPr>
          <w:ilvl w:val="0"/>
          <w:numId w:val="13"/>
        </w:numPr>
        <w:jc w:val="both"/>
        <w:rPr>
          <w:rFonts w:ascii="Verdana" w:hAnsi="Verdana"/>
          <w:b/>
          <w:sz w:val="20"/>
          <w:szCs w:val="20"/>
        </w:rPr>
      </w:pPr>
      <w:r w:rsidRPr="008154E3">
        <w:rPr>
          <w:rFonts w:ascii="Verdana" w:hAnsi="Verdana"/>
          <w:b/>
          <w:sz w:val="20"/>
          <w:szCs w:val="20"/>
        </w:rPr>
        <w:t xml:space="preserve">Fees </w:t>
      </w:r>
    </w:p>
    <w:p w14:paraId="08403B16" w14:textId="0DE40B26"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You agree to pay us fees for our Services and: (a) all applicable taxes and statutory levies (including Goods and Services Tax); and (b) unless stated otherwise in the EL, our out-of-pocket expenses at actuals (collectively “Charges”).  Our invoices are payable upon your receipt.  We may apply an interest calculated at the rate of 1% per month for each day our invoice(s) remain(s) unpaid for 1 (one) month or more from your receipt.  In addition to any other right, we are not obliged to continue providing the Services where our invoices are overdue. </w:t>
      </w:r>
    </w:p>
    <w:p w14:paraId="23276328" w14:textId="0A61EEC8"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At the time of payment of invoices, you may deduct income tax at source at the applicable rates (“TDS”) as necessary to comply with law in India, provided that, you give us documentation and confirmations required under law for those deductions, in a timely manner using our correct details.  You and we shall each comply with our respective responsibilities under the applicable tax regime (currently Goods and Services Tax regime) as service provider and service recipient. </w:t>
      </w:r>
    </w:p>
    <w:p w14:paraId="3913B6CB" w14:textId="7B9011C3"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Any estimate of the fees involved in the Services will be based upon our assessment of the work involved, taking account of any assumptions set out in the EL. Unless we have agreed otherwise in the EL, our fees may be adjusted, for example, if the Services prove more complex or time consuming than expected.</w:t>
      </w:r>
    </w:p>
    <w:p w14:paraId="44586B9A" w14:textId="50364BED"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You agree to pay us for any costs that any Deloitte Entity or Subcontractor may incur or bear in complying with any legal, professional, regulatory or other equivalent disclosure requirement relating to any of the Services imposed in any proceedings or regulatory process not involving any substantive claim or proceeding against any such Deloitte Entity or Subcontractor. Where legally and reasonably practicable we will notify you of the disclosure. </w:t>
      </w:r>
    </w:p>
    <w:p w14:paraId="0F24D554" w14:textId="2C31CA61" w:rsidR="00963A80" w:rsidRPr="008154E3" w:rsidRDefault="00963A80">
      <w:pPr>
        <w:pStyle w:val="NormalWeb"/>
        <w:numPr>
          <w:ilvl w:val="0"/>
          <w:numId w:val="13"/>
        </w:numPr>
        <w:jc w:val="both"/>
        <w:rPr>
          <w:rFonts w:ascii="Verdana" w:hAnsi="Verdana"/>
          <w:b/>
          <w:sz w:val="20"/>
          <w:szCs w:val="20"/>
        </w:rPr>
      </w:pPr>
      <w:r w:rsidRPr="008154E3">
        <w:rPr>
          <w:rFonts w:ascii="Verdana" w:hAnsi="Verdana"/>
          <w:b/>
          <w:sz w:val="20"/>
          <w:szCs w:val="20"/>
        </w:rPr>
        <w:lastRenderedPageBreak/>
        <w:t>Term &amp; Termination</w:t>
      </w:r>
    </w:p>
    <w:p w14:paraId="1318BDF4" w14:textId="77777777" w:rsidR="00963A80" w:rsidRPr="008154E3" w:rsidRDefault="00963A80" w:rsidP="00963A80">
      <w:pPr>
        <w:pStyle w:val="NormalWeb"/>
        <w:jc w:val="both"/>
        <w:rPr>
          <w:rFonts w:ascii="Verdana" w:hAnsi="Verdana"/>
          <w:bCs/>
          <w:sz w:val="20"/>
          <w:szCs w:val="20"/>
        </w:rPr>
      </w:pPr>
      <w:r w:rsidRPr="008154E3">
        <w:rPr>
          <w:rFonts w:ascii="Verdana" w:hAnsi="Verdana"/>
          <w:bCs/>
          <w:sz w:val="20"/>
          <w:szCs w:val="20"/>
        </w:rPr>
        <w:t xml:space="preserve">The Contract comes into effect upon the earlier of commencement of Services or the EL being signed by both parties.  Unless terminated sooner in accordance with its terms, the Contract will continue to be in force: (i) if the EL mentions a validity period, during such validity period; or (ii) if the EL does not mention a validity period, until the Services have been performed. Either you or we may terminate this Contract without cause by giving the other party a prior written notice of at least 1 (one) month. If either you or we are in breach of this Contract and do not remedy the breach within 1 (one) month of receiving the other party’s written notice specifying the breach, then the other party may terminate this Contract by giving the party in breach a written notice of 7 days. In addition, we may terminate this Contract by a written notice to you if we determine that a law, regulation or anything having a similar import, or a circumstance (including cases where your ownership or constitution has changed), makes our performance of the Contract impermissible or in conflict with independence or professional rules applicable to us. Upon termination, you agree to pay us for all Services performed up to the effective date of termination.    </w:t>
      </w:r>
    </w:p>
    <w:p w14:paraId="373BE33A" w14:textId="35BBD1F7" w:rsidR="00963A80" w:rsidRPr="008154E3" w:rsidRDefault="00963A80">
      <w:pPr>
        <w:pStyle w:val="NormalWeb"/>
        <w:numPr>
          <w:ilvl w:val="0"/>
          <w:numId w:val="13"/>
        </w:numPr>
        <w:jc w:val="both"/>
        <w:rPr>
          <w:rFonts w:ascii="Verdana" w:hAnsi="Verdana"/>
          <w:b/>
          <w:sz w:val="20"/>
          <w:szCs w:val="20"/>
        </w:rPr>
      </w:pPr>
      <w:r w:rsidRPr="008154E3">
        <w:rPr>
          <w:rFonts w:ascii="Verdana" w:hAnsi="Verdana"/>
          <w:b/>
          <w:sz w:val="20"/>
          <w:szCs w:val="20"/>
        </w:rPr>
        <w:t xml:space="preserve">Ownership  </w:t>
      </w:r>
    </w:p>
    <w:p w14:paraId="0F88FAA5" w14:textId="77777777" w:rsidR="00963A80" w:rsidRPr="008154E3" w:rsidRDefault="00963A80" w:rsidP="00963A80">
      <w:pPr>
        <w:pStyle w:val="NormalWeb"/>
        <w:jc w:val="both"/>
        <w:rPr>
          <w:rFonts w:ascii="Verdana" w:hAnsi="Verdana"/>
          <w:bCs/>
          <w:sz w:val="20"/>
          <w:szCs w:val="20"/>
        </w:rPr>
      </w:pPr>
      <w:r w:rsidRPr="008154E3">
        <w:rPr>
          <w:rFonts w:ascii="Verdana" w:hAnsi="Verdana"/>
          <w:bCs/>
          <w:sz w:val="20"/>
          <w:szCs w:val="20"/>
        </w:rPr>
        <w:t>On payment of all of our Charges in connection with this Contract, you shall obtain a non-exclusive license to use within your internal business, subject to the other provisions of this Contract, any Deliverable(s) for the purpose for which the Deliverable(s) were supplied. We retain all rights in the Deliverable(s) and work product, and in any software, materials, know-how and/or methodologies that we may use or develop in connection with this Contract.</w:t>
      </w:r>
    </w:p>
    <w:p w14:paraId="150445DD" w14:textId="6A9CC0E7" w:rsidR="00963A80" w:rsidRPr="008154E3" w:rsidRDefault="00963A80">
      <w:pPr>
        <w:pStyle w:val="NormalWeb"/>
        <w:numPr>
          <w:ilvl w:val="0"/>
          <w:numId w:val="13"/>
        </w:numPr>
        <w:jc w:val="both"/>
        <w:rPr>
          <w:rFonts w:ascii="Verdana" w:hAnsi="Verdana"/>
          <w:b/>
          <w:sz w:val="20"/>
          <w:szCs w:val="20"/>
        </w:rPr>
      </w:pPr>
      <w:r w:rsidRPr="008154E3">
        <w:rPr>
          <w:rFonts w:ascii="Verdana" w:hAnsi="Verdana"/>
          <w:b/>
          <w:sz w:val="20"/>
          <w:szCs w:val="20"/>
        </w:rPr>
        <w:t xml:space="preserve">Limitation of Liability  </w:t>
      </w:r>
    </w:p>
    <w:p w14:paraId="5FF8F26B" w14:textId="56457923"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Under no circumstance will our aggregate liability for all Losses ever exceed the fees received by us for the Service(s) to which the Losses relate. In circumstances where the Service(s) are for a period exceeding 12 months, the aforementioned limit shall be an amount not exceeding the fees received by us for such Service(s) in the 12-month period preceding to which such Losses relate. For the avoidance of doubt, the foregoing does not seek to limit our liability for fraud or other liability to the extent the law does not permit limitation.</w:t>
      </w:r>
    </w:p>
    <w:p w14:paraId="6C78E97B" w14:textId="6DEB6B00"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 xml:space="preserve">Where we are liable to you under this Contract and: (a) any other person with whom you have an agreement or with respect to whom you are a beneficiary is also liable to you for the same Losses; or (b) you have contributed to such Losses; then compensation payable by us to you in respect of such Losses will be reduced taking into account the extent of responsibility of each relevant party without taking into account any limit or exclusion placed on the amount payable by such other person or your ability to recover from such other person.    </w:t>
      </w:r>
    </w:p>
    <w:p w14:paraId="75A20220" w14:textId="3DA82EC3"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We will not be liable for Losses arising due to any incorrect, incomplete or misleading information or documentation provided by any person other than a Deloitte Entity or a Subcontractor.</w:t>
      </w:r>
    </w:p>
    <w:p w14:paraId="63387BEF" w14:textId="6EB16700"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lastRenderedPageBreak/>
        <w:t>We will not be liable for any indirect Losses, special, consequential or punitive damages or Losses, including but not limited to, loss of business or data or profits or goodwill.</w:t>
      </w:r>
    </w:p>
    <w:p w14:paraId="08F778D6" w14:textId="055ACEA5"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Where the EL is addressed to multiple parties and/or the EL is executed by you expressly for and on behalf of yourself and any other person(s), then (i) the limits on our liability in this clause 9 will apply collectively to and be shared amongst you and all such persons/parties, and it is up to you and those persons/parties how to share it; and (ii) the terms and conditions of this Contract shall be binding on each such person/parties except that none of the other persons/parties will have the right to bring any Claim arising in any way in connection with or relating to the Services or this Contract against us and you alone shall have the right to bring any Claim against us in respect of the Services or this Contract. You represent and warrant that you have the power and authority to (A) execute this Contract and (B) bind yourself and all such parties/person (to the extent that they are not a signatory to the Contract), to the terms and conditions of this Contract.</w:t>
      </w:r>
    </w:p>
    <w:p w14:paraId="18E36AA2" w14:textId="2565BF97" w:rsidR="00963A80" w:rsidRPr="008154E3" w:rsidRDefault="00963A80">
      <w:pPr>
        <w:pStyle w:val="NormalWeb"/>
        <w:numPr>
          <w:ilvl w:val="1"/>
          <w:numId w:val="13"/>
        </w:numPr>
        <w:ind w:left="540" w:hanging="540"/>
        <w:jc w:val="both"/>
        <w:rPr>
          <w:rFonts w:ascii="Verdana" w:hAnsi="Verdana"/>
          <w:bCs/>
          <w:sz w:val="20"/>
          <w:szCs w:val="20"/>
        </w:rPr>
      </w:pPr>
      <w:r w:rsidRPr="008154E3">
        <w:rPr>
          <w:rFonts w:ascii="Verdana" w:hAnsi="Verdana"/>
          <w:bCs/>
          <w:sz w:val="20"/>
          <w:szCs w:val="20"/>
        </w:rPr>
        <w:t>Without any other Deloitte Entity or DTTL or Subcontractors being considered a party to this Contract, the liability cap and exclusions operate to their benefit to the extent it is judicially determined that any of them have any liability under or in connection with the Contract or the Services.</w:t>
      </w:r>
    </w:p>
    <w:p w14:paraId="677E87DD" w14:textId="2AB235D9" w:rsidR="00963A80" w:rsidRPr="008154E3" w:rsidRDefault="00963A80">
      <w:pPr>
        <w:pStyle w:val="NormalWeb"/>
        <w:numPr>
          <w:ilvl w:val="0"/>
          <w:numId w:val="13"/>
        </w:numPr>
        <w:ind w:left="450" w:hanging="450"/>
        <w:jc w:val="both"/>
        <w:rPr>
          <w:rFonts w:ascii="Verdana" w:hAnsi="Verdana"/>
          <w:b/>
          <w:sz w:val="20"/>
          <w:szCs w:val="20"/>
        </w:rPr>
      </w:pPr>
      <w:r w:rsidRPr="008154E3">
        <w:rPr>
          <w:rFonts w:ascii="Verdana" w:hAnsi="Verdana"/>
          <w:b/>
          <w:sz w:val="20"/>
          <w:szCs w:val="20"/>
        </w:rPr>
        <w:t>Confidentiality</w:t>
      </w:r>
    </w:p>
    <w:p w14:paraId="7C2F2045" w14:textId="476A0D83"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 xml:space="preserve">We and you each agree to keep confidential the other’s information which is either designated in writing as “confidential” or is by its nature manifestly confidential (“confidential information”) and not use it for any purpose other than as necessary for availing or provision of the Services.  We may disclose your confidential information: (a) to any Deloitte Entity or Subcontractors and to contractors providing administrative and infrastructure/support services, that have agreed to be bound by confidentiality obligations similar to those in this clause 10; (b) to our auditors, insurers or in accordance with applicable professional standards, or in connection with potential litigation.     </w:t>
      </w:r>
    </w:p>
    <w:p w14:paraId="36F5E1FD" w14:textId="1A046B31"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 xml:space="preserve">In the performance of the Services, any Deloitte Entity or any Subcontractor may communicate or discuss the matters relevant to the Services with your other advisors and may do so free from any obligation of confidentiality. </w:t>
      </w:r>
    </w:p>
    <w:p w14:paraId="11EB888B" w14:textId="55B17533"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Confidentiality obligations of this clause 10 do not apply to information which: (a) shall have otherwise become publicly available through no breach of the receiving party of this clause 10, (b) becomes available to the receiving party on a non-confidential basis from a source other than the disclosing party,  (c) is known by the receiving party prior to (or independent of) its receipt from the disclosing party without any obligation of confidentiality with respect thereto; (d) is developed by the receiving party independently without reference to the confidential information received. Confidentiality obligation will not apply to the extent any information is required to be disclosed to comply with any order, request or requirement to provide information of a regulatory, judicial, government or other authority or a professional body or legal advisors solely for the purpose of obtaining legal advice.  The obligations imposed by this clause 10 shall survive the termination of this Contract for a period of one year.</w:t>
      </w:r>
    </w:p>
    <w:p w14:paraId="13E209FA" w14:textId="2A03CA26" w:rsidR="00963A80" w:rsidRPr="008154E3" w:rsidRDefault="00963A80">
      <w:pPr>
        <w:pStyle w:val="NormalWeb"/>
        <w:numPr>
          <w:ilvl w:val="0"/>
          <w:numId w:val="13"/>
        </w:numPr>
        <w:ind w:left="450" w:hanging="450"/>
        <w:jc w:val="both"/>
        <w:rPr>
          <w:rFonts w:ascii="Verdana" w:hAnsi="Verdana"/>
          <w:b/>
          <w:sz w:val="20"/>
          <w:szCs w:val="20"/>
        </w:rPr>
      </w:pPr>
      <w:r w:rsidRPr="008154E3">
        <w:rPr>
          <w:rFonts w:ascii="Verdana" w:hAnsi="Verdana"/>
          <w:b/>
          <w:sz w:val="20"/>
          <w:szCs w:val="20"/>
        </w:rPr>
        <w:lastRenderedPageBreak/>
        <w:t xml:space="preserve">Force Majeure </w:t>
      </w:r>
    </w:p>
    <w:p w14:paraId="61A56840" w14:textId="77777777" w:rsidR="00963A80" w:rsidRPr="008154E3" w:rsidRDefault="00963A80" w:rsidP="00963A80">
      <w:pPr>
        <w:pStyle w:val="NormalWeb"/>
        <w:jc w:val="both"/>
        <w:rPr>
          <w:rFonts w:ascii="Verdana" w:hAnsi="Verdana"/>
          <w:bCs/>
          <w:sz w:val="20"/>
          <w:szCs w:val="20"/>
        </w:rPr>
      </w:pPr>
      <w:r w:rsidRPr="008154E3">
        <w:rPr>
          <w:rFonts w:ascii="Verdana" w:hAnsi="Verdana"/>
          <w:bCs/>
          <w:sz w:val="20"/>
          <w:szCs w:val="20"/>
        </w:rPr>
        <w:t>Neither you nor we shall be liable for any delays or non-performance directly or indirectly resulting from circumstances or causes beyond, your or our reasonable control including without limitation acts of God; any law, order or requirement of any government agency or authority. This does not excuse your obligation to pay us Charges for Services rendered.</w:t>
      </w:r>
    </w:p>
    <w:p w14:paraId="219D5471" w14:textId="1AD40235" w:rsidR="00963A80" w:rsidRPr="008154E3" w:rsidRDefault="00963A80">
      <w:pPr>
        <w:pStyle w:val="NormalWeb"/>
        <w:numPr>
          <w:ilvl w:val="0"/>
          <w:numId w:val="13"/>
        </w:numPr>
        <w:ind w:left="450" w:hanging="450"/>
        <w:jc w:val="both"/>
        <w:rPr>
          <w:rFonts w:ascii="Verdana" w:hAnsi="Verdana"/>
          <w:b/>
          <w:sz w:val="20"/>
          <w:szCs w:val="20"/>
        </w:rPr>
      </w:pPr>
      <w:r w:rsidRPr="008154E3">
        <w:rPr>
          <w:rFonts w:ascii="Verdana" w:hAnsi="Verdana"/>
          <w:b/>
          <w:sz w:val="20"/>
          <w:szCs w:val="20"/>
        </w:rPr>
        <w:t xml:space="preserve">Third Party Claims   </w:t>
      </w:r>
    </w:p>
    <w:p w14:paraId="2BBD29D3" w14:textId="77777777" w:rsidR="00963A80" w:rsidRPr="008154E3" w:rsidRDefault="00963A80" w:rsidP="00963A80">
      <w:pPr>
        <w:pStyle w:val="NormalWeb"/>
        <w:jc w:val="both"/>
        <w:rPr>
          <w:rFonts w:ascii="Verdana" w:hAnsi="Verdana"/>
          <w:bCs/>
          <w:sz w:val="20"/>
          <w:szCs w:val="20"/>
        </w:rPr>
      </w:pPr>
      <w:r w:rsidRPr="008154E3">
        <w:rPr>
          <w:rFonts w:ascii="Verdana" w:hAnsi="Verdana"/>
          <w:bCs/>
          <w:sz w:val="20"/>
          <w:szCs w:val="20"/>
        </w:rPr>
        <w:t>You shall indemnify and hold harmless the Deloitte Entities, Subcontractors and DTTL for all Losses arising in connection with any third party Claim in relation to or pursuant to the Contract or the Services, except to the extent finally judicially determined to have resulted primarily from the fraud of such Deloitte Entities, Subcontractors and DTTL.</w:t>
      </w:r>
    </w:p>
    <w:p w14:paraId="12FA5507" w14:textId="62661499" w:rsidR="00963A80" w:rsidRPr="008154E3" w:rsidRDefault="00963A80">
      <w:pPr>
        <w:pStyle w:val="NormalWeb"/>
        <w:numPr>
          <w:ilvl w:val="0"/>
          <w:numId w:val="13"/>
        </w:numPr>
        <w:ind w:left="450" w:hanging="450"/>
        <w:jc w:val="both"/>
        <w:rPr>
          <w:rFonts w:ascii="Verdana" w:hAnsi="Verdana"/>
          <w:b/>
          <w:sz w:val="20"/>
          <w:szCs w:val="20"/>
        </w:rPr>
      </w:pPr>
      <w:r w:rsidRPr="008154E3">
        <w:rPr>
          <w:rFonts w:ascii="Verdana" w:hAnsi="Verdana"/>
          <w:b/>
          <w:sz w:val="20"/>
          <w:szCs w:val="20"/>
        </w:rPr>
        <w:t>Miscellaneous</w:t>
      </w:r>
    </w:p>
    <w:p w14:paraId="289CAB10" w14:textId="0C7EAFA3"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 xml:space="preserve">This Contract is the entire agreement between the parties with respect to the Services and supersedes all prior agreements, proposals, understandings, representations or discussions. The terms of this GBT shall prevail to the extent of a conflict between the GBT and the EL. If we have signed or sign any vendor onboarding documents or data room access terms or purchase order, you acknowledge that those are only to meet your procedural or administrative requirements and they do not increase our scope of work or liability or grant you any more rights than are stated in this Contract.  This Contract may only be modified in writing expressly stating the intent of the parties to modify this Contract.  If we or you, as the case may be, have not sought to strictly enforce any term of this Contract, it does not operate as a waiver in that or any other instance. </w:t>
      </w:r>
    </w:p>
    <w:p w14:paraId="1D5B3D29" w14:textId="30617986"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 xml:space="preserve">We are not liable for any representation or warranty that is not expressly set out in this GBT.   We will not be liable for any Losses arising out of your use of the Services for any purpose other than as set out in the EL. </w:t>
      </w:r>
    </w:p>
    <w:p w14:paraId="50461826" w14:textId="2941FD7B"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You and we may both be subject to laws prohibiting bribery and corruption as well as internal organizational policies and codes on anti-bribery and corruption.  In the performance of this Contract, each party will comply with such applicable laws and their respective codes.  In connection with the Services, each of us agree not to offer, promise or give financial or other advantage to another person with the intention of inducing such a person to perform improperly or to reward improper behavior for your benefit, in each case, in violation of the Prevention of Corruption Act, 1988 and any other similar laws to which each of us is  subject.</w:t>
      </w:r>
    </w:p>
    <w:p w14:paraId="2C1943DF" w14:textId="3BDB2881"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 xml:space="preserve">We and you will each comply with our respective obligations under the applicable data protection laws to the extent in connection with the Contract and the Services either we or you store, process or transfer any personal data to which data protection laws apply (“Personal Data”).  We will use any Personal Data provided by you or on your behalf, in relation to the Services in compliance with legally required obligations applicable to us and, where relevant, only in accordance with lawful and reasonable instructions from you.  Where Personal Data is not required for performance of the Services, you are encouraged to redact the documents such that Personal Data is not made available to us. You represent that you have the required consents from the data subject for use of the Personal Data in relation to this </w:t>
      </w:r>
      <w:r w:rsidRPr="008154E3">
        <w:rPr>
          <w:rFonts w:ascii="Verdana" w:hAnsi="Verdana"/>
          <w:bCs/>
          <w:sz w:val="20"/>
          <w:szCs w:val="20"/>
        </w:rPr>
        <w:lastRenderedPageBreak/>
        <w:t>Contract. Any unwarranted disclosure of Personal data by you shall be your sole responsibility.</w:t>
      </w:r>
    </w:p>
    <w:p w14:paraId="604D8239" w14:textId="3E36598E"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 xml:space="preserve">Any clause that by its reasonable implication is intended to survive or be performed post the expiry or termination of this Contract (such as those in relation to the Fees (to the extent unpaid), Limitation of Liability, Indemnity, Use and Disclosure of Deliverables, Governing Law and Jurisdiction), will survive the expiry or termination of this Contract. </w:t>
      </w:r>
    </w:p>
    <w:p w14:paraId="1889B819" w14:textId="36E4322D"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No person who is not a party to this Contract other than a Deloitte Entity and DTTL shall be entitled to enforce any of its terms.  This Contract can be varied by the parties without any third party's consent.</w:t>
      </w:r>
    </w:p>
    <w:p w14:paraId="7668666E" w14:textId="23953EFC"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We have no responsibility to monitor events occurring after the date of the Services nor to update any Deliverable.</w:t>
      </w:r>
    </w:p>
    <w:p w14:paraId="1E2E7184" w14:textId="07F3C097"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 xml:space="preserve">Nothing contained herein will prevent or restrict us from providing services to other clients (including services which are the same or similar to the Services).  </w:t>
      </w:r>
    </w:p>
    <w:p w14:paraId="76C589A0" w14:textId="5C092AA1" w:rsidR="00963A80" w:rsidRPr="008154E3" w:rsidRDefault="00963A80">
      <w:pPr>
        <w:pStyle w:val="NormalWeb"/>
        <w:numPr>
          <w:ilvl w:val="1"/>
          <w:numId w:val="13"/>
        </w:numPr>
        <w:ind w:left="630" w:hanging="630"/>
        <w:jc w:val="both"/>
        <w:rPr>
          <w:rFonts w:ascii="Verdana" w:hAnsi="Verdana"/>
          <w:bCs/>
          <w:sz w:val="20"/>
          <w:szCs w:val="20"/>
        </w:rPr>
      </w:pPr>
      <w:r w:rsidRPr="008154E3">
        <w:rPr>
          <w:rFonts w:ascii="Verdana" w:hAnsi="Verdana"/>
          <w:bCs/>
          <w:sz w:val="20"/>
          <w:szCs w:val="20"/>
        </w:rPr>
        <w:t>No party may assign or otherwise transfer this Contract without the prior express written consent of the other, except that we may assign any of our rights or obligations hereunder to any Deloitte Entity and to any successor of our business.</w:t>
      </w:r>
    </w:p>
    <w:p w14:paraId="133DB391" w14:textId="4B8D7236" w:rsidR="00963A80" w:rsidRPr="008154E3" w:rsidRDefault="00963A80">
      <w:pPr>
        <w:pStyle w:val="NormalWeb"/>
        <w:numPr>
          <w:ilvl w:val="1"/>
          <w:numId w:val="13"/>
        </w:numPr>
        <w:ind w:left="720" w:hanging="720"/>
        <w:jc w:val="both"/>
        <w:rPr>
          <w:rFonts w:ascii="Verdana" w:hAnsi="Verdana"/>
          <w:bCs/>
          <w:sz w:val="20"/>
          <w:szCs w:val="20"/>
        </w:rPr>
      </w:pPr>
      <w:r w:rsidRPr="008154E3">
        <w:rPr>
          <w:rFonts w:ascii="Verdana" w:hAnsi="Verdana"/>
          <w:bCs/>
          <w:sz w:val="20"/>
          <w:szCs w:val="20"/>
        </w:rPr>
        <w:t xml:space="preserve">If any provision or part of this Contract is found by a court of competent jurisdiction or other competent authority to be unenforceable, illegal or void, it shall not affect the remainder of the Contract, but such unenforceable, illegal or void provision or part shall be deemed modified to the extent necessary to render it enforceable, preserving to the fullest extent permissible the intent of the parties under this Contract. </w:t>
      </w:r>
    </w:p>
    <w:p w14:paraId="411E7FA4" w14:textId="2FC797B7" w:rsidR="00963A80" w:rsidRPr="008154E3" w:rsidRDefault="00963A80">
      <w:pPr>
        <w:pStyle w:val="NormalWeb"/>
        <w:numPr>
          <w:ilvl w:val="1"/>
          <w:numId w:val="13"/>
        </w:numPr>
        <w:ind w:left="720" w:hanging="720"/>
        <w:jc w:val="both"/>
        <w:rPr>
          <w:rFonts w:ascii="Verdana" w:hAnsi="Verdana"/>
          <w:bCs/>
          <w:sz w:val="20"/>
          <w:szCs w:val="20"/>
        </w:rPr>
      </w:pPr>
      <w:r w:rsidRPr="008154E3">
        <w:rPr>
          <w:rFonts w:ascii="Verdana" w:hAnsi="Verdana"/>
          <w:bCs/>
          <w:sz w:val="20"/>
          <w:szCs w:val="20"/>
        </w:rPr>
        <w:t xml:space="preserve">The headings in this Contract are for convenience only and shall not affect the interpretation of this Contract. </w:t>
      </w:r>
    </w:p>
    <w:p w14:paraId="4A1398BC" w14:textId="772A0D56" w:rsidR="00963A80" w:rsidRPr="008154E3" w:rsidRDefault="00963A80">
      <w:pPr>
        <w:pStyle w:val="NormalWeb"/>
        <w:numPr>
          <w:ilvl w:val="1"/>
          <w:numId w:val="13"/>
        </w:numPr>
        <w:ind w:left="720" w:hanging="720"/>
        <w:jc w:val="both"/>
        <w:rPr>
          <w:rFonts w:ascii="Verdana" w:hAnsi="Verdana"/>
          <w:bCs/>
          <w:sz w:val="20"/>
          <w:szCs w:val="20"/>
        </w:rPr>
      </w:pPr>
      <w:r w:rsidRPr="008154E3">
        <w:rPr>
          <w:rFonts w:ascii="Verdana" w:hAnsi="Verdana"/>
          <w:bCs/>
          <w:sz w:val="20"/>
          <w:szCs w:val="20"/>
        </w:rPr>
        <w:t>Except as instructed otherwise in writing, each of us may assume that the other approves of properly addressed fax, email (including email exchanged via Internet media) and voicemail communication of both sensitive and non-sensitive documents and other communications concerning this Contract, as well as other means of communication used or accepted by the other. It is recognized that the Internet is inherently insecure and that data can become corrupted, communications are not always delivered promptly (or at all) and that other methods of communication may be appropriate.  Electronic communications are also prone to contamination by viruses.  Each of us will be responsible for protecting our own respective systems and interests and, to the fullest extent permitted by law, will not be responsible to the other on any basis (whether in contract, statute, tort  or otherwise) for any loss, damage or omission in any way arising from the use of the Internet or from access by any Deloitte Entity to your networks, applications, electronic data or other systems.</w:t>
      </w:r>
    </w:p>
    <w:p w14:paraId="6CD73C2F" w14:textId="423CF55D" w:rsidR="00963A80" w:rsidRPr="008154E3" w:rsidRDefault="00963A80">
      <w:pPr>
        <w:pStyle w:val="NormalWeb"/>
        <w:numPr>
          <w:ilvl w:val="1"/>
          <w:numId w:val="13"/>
        </w:numPr>
        <w:ind w:left="720" w:hanging="720"/>
        <w:jc w:val="both"/>
        <w:rPr>
          <w:rFonts w:ascii="Verdana" w:hAnsi="Verdana"/>
          <w:bCs/>
          <w:sz w:val="20"/>
          <w:szCs w:val="20"/>
        </w:rPr>
      </w:pPr>
      <w:r w:rsidRPr="008154E3">
        <w:rPr>
          <w:rFonts w:ascii="Verdana" w:hAnsi="Verdana"/>
          <w:bCs/>
          <w:sz w:val="20"/>
          <w:szCs w:val="20"/>
        </w:rPr>
        <w:t>We may refer to the Services we have performed, to present our experience and credentials along with your name and/or logo for the limited purpose of internal use and/or in the proposals to our existing/prospective clients.</w:t>
      </w:r>
    </w:p>
    <w:p w14:paraId="182CD9C0" w14:textId="59902814" w:rsidR="00963A80" w:rsidRPr="008154E3" w:rsidRDefault="00963A80">
      <w:pPr>
        <w:pStyle w:val="NormalWeb"/>
        <w:numPr>
          <w:ilvl w:val="1"/>
          <w:numId w:val="13"/>
        </w:numPr>
        <w:ind w:left="720" w:hanging="720"/>
        <w:jc w:val="both"/>
        <w:rPr>
          <w:rFonts w:ascii="Verdana" w:hAnsi="Verdana"/>
          <w:bCs/>
          <w:sz w:val="20"/>
          <w:szCs w:val="20"/>
        </w:rPr>
      </w:pPr>
      <w:r w:rsidRPr="008154E3">
        <w:rPr>
          <w:rFonts w:ascii="Verdana" w:hAnsi="Verdana"/>
          <w:bCs/>
          <w:sz w:val="20"/>
          <w:szCs w:val="20"/>
        </w:rPr>
        <w:lastRenderedPageBreak/>
        <w:t xml:space="preserve">This Contract, including all matters relating to it, shall be governed by the laws of India without giving effect to the choice of law principles thereof and the parties submit to the exclusive jurisdiction of the courts of law in Mumbai and their appeal courts.  </w:t>
      </w:r>
    </w:p>
    <w:p w14:paraId="7B14A141" w14:textId="68AAA50C" w:rsidR="00FB6497" w:rsidRPr="008154E3" w:rsidRDefault="000729FC" w:rsidP="007B584F">
      <w:pPr>
        <w:rPr>
          <w:rFonts w:ascii="Verdana" w:eastAsiaTheme="minorHAnsi" w:hAnsi="Verdana"/>
          <w:b/>
          <w:lang w:val="en-US"/>
        </w:rPr>
      </w:pPr>
      <w:r w:rsidRPr="008154E3">
        <w:rPr>
          <w:rFonts w:ascii="Verdana" w:hAnsi="Verdana"/>
        </w:rPr>
        <w:t xml:space="preserve"> </w:t>
      </w:r>
      <w:r w:rsidR="00FB6497" w:rsidRPr="008154E3">
        <w:rPr>
          <w:rFonts w:ascii="Verdana" w:hAnsi="Verdana"/>
          <w:b/>
          <w:color w:val="000000"/>
          <w:kern w:val="28"/>
          <w:sz w:val="18"/>
          <w:szCs w:val="18"/>
        </w:rPr>
        <w:t xml:space="preserve">Acceptance: </w:t>
      </w:r>
    </w:p>
    <w:tbl>
      <w:tblPr>
        <w:tblW w:w="0" w:type="auto"/>
        <w:tblInd w:w="108" w:type="dxa"/>
        <w:tblLook w:val="04A0" w:firstRow="1" w:lastRow="0" w:firstColumn="1" w:lastColumn="0" w:noHBand="0" w:noVBand="1"/>
      </w:tblPr>
      <w:tblGrid>
        <w:gridCol w:w="252"/>
        <w:gridCol w:w="3618"/>
        <w:gridCol w:w="298"/>
        <w:gridCol w:w="4402"/>
      </w:tblGrid>
      <w:tr w:rsidR="00FB6497" w:rsidRPr="008154E3" w14:paraId="185BCC15" w14:textId="77777777" w:rsidTr="00FB6497">
        <w:trPr>
          <w:trHeight w:val="521"/>
        </w:trPr>
        <w:tc>
          <w:tcPr>
            <w:tcW w:w="252" w:type="dxa"/>
            <w:vAlign w:val="center"/>
          </w:tcPr>
          <w:p w14:paraId="617B4621" w14:textId="1261A996"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noProof/>
                <w:color w:val="000000"/>
                <w:kern w:val="28"/>
                <w:sz w:val="18"/>
                <w:szCs w:val="18"/>
                <w:lang w:eastAsia="en-IN"/>
              </w:rPr>
              <mc:AlternateContent>
                <mc:Choice Requires="wps">
                  <w:drawing>
                    <wp:anchor distT="0" distB="0" distL="114300" distR="114300" simplePos="0" relativeHeight="251803648" behindDoc="0" locked="0" layoutInCell="1" allowOverlap="1" wp14:anchorId="378C4685" wp14:editId="19B00FFA">
                      <wp:simplePos x="0" y="0"/>
                      <wp:positionH relativeFrom="column">
                        <wp:posOffset>14605</wp:posOffset>
                      </wp:positionH>
                      <wp:positionV relativeFrom="paragraph">
                        <wp:posOffset>266700</wp:posOffset>
                      </wp:positionV>
                      <wp:extent cx="4524375" cy="0"/>
                      <wp:effectExtent l="6985" t="13970" r="12065" b="508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243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5A659A" id="_x0000_t32" coordsize="21600,21600" o:spt="32" o:oned="t" path="m,l21600,21600e" filled="f">
                      <v:path arrowok="t" fillok="f" o:connecttype="none"/>
                      <o:lock v:ext="edit" shapetype="t"/>
                    </v:shapetype>
                    <v:shape id="Straight Arrow Connector 6" o:spid="_x0000_s1026" type="#_x0000_t32" style="position:absolute;margin-left:1.15pt;margin-top:21pt;width:356.25pt;height: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" strokeweight=".5pt"/>
                  </w:pict>
                </mc:Fallback>
              </mc:AlternateContent>
            </w:r>
          </w:p>
        </w:tc>
        <w:tc>
          <w:tcPr>
            <w:tcW w:w="8298" w:type="dxa"/>
            <w:gridSpan w:val="3"/>
            <w:vAlign w:val="center"/>
          </w:tcPr>
          <w:p w14:paraId="513E4238" w14:textId="4AFFA3CC" w:rsidR="00FB6497" w:rsidRPr="008154E3" w:rsidRDefault="00FB6497" w:rsidP="00494A3D">
            <w:pPr>
              <w:spacing w:after="0" w:line="240" w:lineRule="auto"/>
              <w:contextualSpacing/>
              <w:rPr>
                <w:rFonts w:ascii="Verdana" w:hAnsi="Verdana"/>
                <w:color w:val="000000"/>
                <w:kern w:val="28"/>
                <w:sz w:val="18"/>
                <w:szCs w:val="18"/>
              </w:rPr>
            </w:pPr>
          </w:p>
          <w:p w14:paraId="5C7F3D34" w14:textId="77777777" w:rsidR="00FB6497" w:rsidRPr="008154E3" w:rsidRDefault="00FB6497" w:rsidP="00494A3D">
            <w:pPr>
              <w:spacing w:after="0" w:line="240" w:lineRule="auto"/>
              <w:contextualSpacing/>
              <w:rPr>
                <w:rFonts w:ascii="Verdana" w:hAnsi="Verdana"/>
                <w:color w:val="000000"/>
                <w:kern w:val="28"/>
                <w:sz w:val="18"/>
                <w:szCs w:val="18"/>
              </w:rPr>
            </w:pPr>
          </w:p>
        </w:tc>
      </w:tr>
      <w:tr w:rsidR="00FB6497" w:rsidRPr="008154E3" w14:paraId="7E1AFF3F" w14:textId="77777777" w:rsidTr="00FB6497">
        <w:trPr>
          <w:trHeight w:val="260"/>
        </w:trPr>
        <w:tc>
          <w:tcPr>
            <w:tcW w:w="3870" w:type="dxa"/>
            <w:gridSpan w:val="2"/>
            <w:vAlign w:val="center"/>
          </w:tcPr>
          <w:p w14:paraId="14B11374"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(Name of the Client)</w:t>
            </w:r>
          </w:p>
        </w:tc>
        <w:tc>
          <w:tcPr>
            <w:tcW w:w="278" w:type="dxa"/>
            <w:vAlign w:val="center"/>
          </w:tcPr>
          <w:p w14:paraId="68440A1A" w14:textId="77777777" w:rsidR="00FB6497" w:rsidRPr="008154E3" w:rsidRDefault="00FB6497" w:rsidP="00494A3D">
            <w:pPr>
              <w:spacing w:after="0" w:line="240" w:lineRule="auto"/>
              <w:contextualSpacing/>
              <w:rPr>
                <w:rFonts w:ascii="Verdana" w:hAnsi="Verdana"/>
                <w:color w:val="000000"/>
                <w:kern w:val="28"/>
                <w:sz w:val="18"/>
                <w:szCs w:val="18"/>
              </w:rPr>
            </w:pPr>
          </w:p>
        </w:tc>
        <w:tc>
          <w:tcPr>
            <w:tcW w:w="4402" w:type="dxa"/>
            <w:vAlign w:val="center"/>
          </w:tcPr>
          <w:p w14:paraId="154473CB" w14:textId="77777777" w:rsidR="00FB6497" w:rsidRPr="008154E3" w:rsidRDefault="00FB6497" w:rsidP="00494A3D">
            <w:pPr>
              <w:spacing w:after="0" w:line="240" w:lineRule="auto"/>
              <w:contextualSpacing/>
              <w:rPr>
                <w:rFonts w:ascii="Verdana" w:hAnsi="Verdana"/>
                <w:color w:val="000000"/>
                <w:kern w:val="28"/>
                <w:sz w:val="18"/>
                <w:szCs w:val="18"/>
              </w:rPr>
            </w:pPr>
          </w:p>
        </w:tc>
      </w:tr>
      <w:tr w:rsidR="00FB6497" w:rsidRPr="008154E3" w14:paraId="48670F6C" w14:textId="77777777" w:rsidTr="00FB6497">
        <w:trPr>
          <w:trHeight w:val="260"/>
        </w:trPr>
        <w:tc>
          <w:tcPr>
            <w:tcW w:w="3870" w:type="dxa"/>
            <w:gridSpan w:val="2"/>
            <w:vAlign w:val="center"/>
          </w:tcPr>
          <w:p w14:paraId="6CBEFF2E" w14:textId="77777777" w:rsidR="00FB6497" w:rsidRPr="008154E3" w:rsidRDefault="00FB6497" w:rsidP="00494A3D">
            <w:pPr>
              <w:spacing w:after="0" w:line="240" w:lineRule="auto"/>
              <w:contextualSpacing/>
              <w:rPr>
                <w:rFonts w:ascii="Verdana" w:hAnsi="Verdana"/>
                <w:color w:val="000000"/>
                <w:kern w:val="28"/>
                <w:sz w:val="18"/>
                <w:szCs w:val="18"/>
              </w:rPr>
            </w:pPr>
          </w:p>
        </w:tc>
        <w:tc>
          <w:tcPr>
            <w:tcW w:w="278" w:type="dxa"/>
            <w:vAlign w:val="center"/>
          </w:tcPr>
          <w:p w14:paraId="76508C1B" w14:textId="77777777" w:rsidR="00FB6497" w:rsidRPr="008154E3" w:rsidRDefault="00FB6497" w:rsidP="00494A3D">
            <w:pPr>
              <w:spacing w:after="0" w:line="240" w:lineRule="auto"/>
              <w:contextualSpacing/>
              <w:rPr>
                <w:rFonts w:ascii="Verdana" w:hAnsi="Verdana"/>
                <w:color w:val="000000"/>
                <w:kern w:val="28"/>
                <w:sz w:val="18"/>
                <w:szCs w:val="18"/>
              </w:rPr>
            </w:pPr>
          </w:p>
        </w:tc>
        <w:tc>
          <w:tcPr>
            <w:tcW w:w="4402" w:type="dxa"/>
            <w:vAlign w:val="center"/>
          </w:tcPr>
          <w:p w14:paraId="0B1BE684" w14:textId="77777777" w:rsidR="00FB6497" w:rsidRPr="008154E3" w:rsidRDefault="00FB6497" w:rsidP="00494A3D">
            <w:pPr>
              <w:spacing w:after="0" w:line="240" w:lineRule="auto"/>
              <w:contextualSpacing/>
              <w:rPr>
                <w:rFonts w:ascii="Verdana" w:hAnsi="Verdana"/>
                <w:color w:val="000000"/>
                <w:kern w:val="28"/>
                <w:sz w:val="18"/>
                <w:szCs w:val="18"/>
              </w:rPr>
            </w:pPr>
          </w:p>
        </w:tc>
      </w:tr>
      <w:tr w:rsidR="00FB6497" w:rsidRPr="008154E3" w14:paraId="78419105" w14:textId="77777777" w:rsidTr="00FB6497">
        <w:trPr>
          <w:trHeight w:val="430"/>
        </w:trPr>
        <w:tc>
          <w:tcPr>
            <w:tcW w:w="3870" w:type="dxa"/>
            <w:gridSpan w:val="2"/>
            <w:vAlign w:val="center"/>
          </w:tcPr>
          <w:p w14:paraId="34C7884A"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Signature of the Authorized Signatory</w:t>
            </w:r>
          </w:p>
        </w:tc>
        <w:tc>
          <w:tcPr>
            <w:tcW w:w="278" w:type="dxa"/>
            <w:vAlign w:val="center"/>
          </w:tcPr>
          <w:p w14:paraId="65C4417E"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w:t>
            </w:r>
          </w:p>
        </w:tc>
        <w:tc>
          <w:tcPr>
            <w:tcW w:w="4402" w:type="dxa"/>
            <w:tcBorders>
              <w:bottom w:val="single" w:sz="4" w:space="0" w:color="auto"/>
            </w:tcBorders>
            <w:vAlign w:val="center"/>
          </w:tcPr>
          <w:p w14:paraId="35116AF9" w14:textId="77777777" w:rsidR="00FB6497" w:rsidRPr="008154E3" w:rsidRDefault="00FB6497" w:rsidP="00494A3D">
            <w:pPr>
              <w:spacing w:after="0" w:line="240" w:lineRule="auto"/>
              <w:contextualSpacing/>
              <w:rPr>
                <w:rFonts w:ascii="Verdana" w:hAnsi="Verdana"/>
                <w:color w:val="000000"/>
                <w:kern w:val="28"/>
                <w:sz w:val="18"/>
                <w:szCs w:val="18"/>
              </w:rPr>
            </w:pPr>
          </w:p>
        </w:tc>
      </w:tr>
      <w:tr w:rsidR="00FB6497" w:rsidRPr="008154E3" w14:paraId="799F265C" w14:textId="77777777" w:rsidTr="00FB6497">
        <w:trPr>
          <w:trHeight w:val="439"/>
        </w:trPr>
        <w:tc>
          <w:tcPr>
            <w:tcW w:w="3870" w:type="dxa"/>
            <w:gridSpan w:val="2"/>
            <w:vAlign w:val="center"/>
          </w:tcPr>
          <w:p w14:paraId="0665605C"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Name of the Authorized Signatory</w:t>
            </w:r>
          </w:p>
        </w:tc>
        <w:tc>
          <w:tcPr>
            <w:tcW w:w="278" w:type="dxa"/>
            <w:vAlign w:val="center"/>
          </w:tcPr>
          <w:p w14:paraId="7A2E607E"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w:t>
            </w:r>
          </w:p>
        </w:tc>
        <w:tc>
          <w:tcPr>
            <w:tcW w:w="4402" w:type="dxa"/>
            <w:tcBorders>
              <w:top w:val="single" w:sz="4" w:space="0" w:color="auto"/>
              <w:bottom w:val="single" w:sz="4" w:space="0" w:color="auto"/>
            </w:tcBorders>
            <w:vAlign w:val="center"/>
          </w:tcPr>
          <w:p w14:paraId="6038AF04" w14:textId="77777777" w:rsidR="00FB6497" w:rsidRPr="008154E3" w:rsidRDefault="00FB6497" w:rsidP="00494A3D">
            <w:pPr>
              <w:spacing w:after="0" w:line="240" w:lineRule="auto"/>
              <w:contextualSpacing/>
              <w:rPr>
                <w:rFonts w:ascii="Verdana" w:hAnsi="Verdana"/>
                <w:color w:val="000000"/>
                <w:kern w:val="28"/>
                <w:sz w:val="18"/>
                <w:szCs w:val="18"/>
              </w:rPr>
            </w:pPr>
          </w:p>
        </w:tc>
      </w:tr>
      <w:tr w:rsidR="00FB6497" w:rsidRPr="008154E3" w14:paraId="4F0584A4" w14:textId="77777777" w:rsidTr="00FB6497">
        <w:trPr>
          <w:trHeight w:val="383"/>
        </w:trPr>
        <w:tc>
          <w:tcPr>
            <w:tcW w:w="3870" w:type="dxa"/>
            <w:gridSpan w:val="2"/>
            <w:vAlign w:val="center"/>
          </w:tcPr>
          <w:p w14:paraId="698F8590"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Title</w:t>
            </w:r>
          </w:p>
        </w:tc>
        <w:tc>
          <w:tcPr>
            <w:tcW w:w="278" w:type="dxa"/>
            <w:vAlign w:val="center"/>
          </w:tcPr>
          <w:p w14:paraId="4203E61D"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w:t>
            </w:r>
          </w:p>
        </w:tc>
        <w:tc>
          <w:tcPr>
            <w:tcW w:w="4402" w:type="dxa"/>
            <w:tcBorders>
              <w:top w:val="single" w:sz="4" w:space="0" w:color="auto"/>
              <w:bottom w:val="single" w:sz="4" w:space="0" w:color="auto"/>
            </w:tcBorders>
            <w:vAlign w:val="center"/>
          </w:tcPr>
          <w:p w14:paraId="2A9FC998" w14:textId="77777777" w:rsidR="00FB6497" w:rsidRPr="008154E3" w:rsidRDefault="00FB6497" w:rsidP="00494A3D">
            <w:pPr>
              <w:spacing w:after="0" w:line="240" w:lineRule="auto"/>
              <w:contextualSpacing/>
              <w:rPr>
                <w:rFonts w:ascii="Verdana" w:hAnsi="Verdana"/>
                <w:color w:val="000000"/>
                <w:kern w:val="28"/>
                <w:sz w:val="18"/>
                <w:szCs w:val="18"/>
              </w:rPr>
            </w:pPr>
          </w:p>
        </w:tc>
      </w:tr>
      <w:tr w:rsidR="00FB6497" w:rsidRPr="008154E3" w14:paraId="0EE9B360" w14:textId="77777777" w:rsidTr="00FB6497">
        <w:trPr>
          <w:trHeight w:val="457"/>
        </w:trPr>
        <w:tc>
          <w:tcPr>
            <w:tcW w:w="3870" w:type="dxa"/>
            <w:gridSpan w:val="2"/>
            <w:vAlign w:val="center"/>
          </w:tcPr>
          <w:p w14:paraId="21BE58CD"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Date</w:t>
            </w:r>
          </w:p>
        </w:tc>
        <w:tc>
          <w:tcPr>
            <w:tcW w:w="278" w:type="dxa"/>
            <w:vAlign w:val="center"/>
          </w:tcPr>
          <w:p w14:paraId="1E61866B"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w:t>
            </w:r>
          </w:p>
        </w:tc>
        <w:tc>
          <w:tcPr>
            <w:tcW w:w="4402" w:type="dxa"/>
            <w:tcBorders>
              <w:top w:val="single" w:sz="4" w:space="0" w:color="auto"/>
              <w:bottom w:val="single" w:sz="4" w:space="0" w:color="auto"/>
            </w:tcBorders>
            <w:vAlign w:val="center"/>
          </w:tcPr>
          <w:p w14:paraId="1E6E7776" w14:textId="77777777" w:rsidR="00FB6497" w:rsidRPr="008154E3" w:rsidRDefault="00FB6497" w:rsidP="00494A3D">
            <w:pPr>
              <w:spacing w:after="0" w:line="240" w:lineRule="auto"/>
              <w:contextualSpacing/>
              <w:rPr>
                <w:rFonts w:ascii="Verdana" w:hAnsi="Verdana"/>
                <w:color w:val="000000"/>
                <w:kern w:val="28"/>
                <w:sz w:val="18"/>
                <w:szCs w:val="18"/>
              </w:rPr>
            </w:pPr>
          </w:p>
        </w:tc>
      </w:tr>
    </w:tbl>
    <w:p w14:paraId="3693249F" w14:textId="77777777" w:rsidR="00FB6497" w:rsidRPr="008154E3" w:rsidRDefault="00FB6497" w:rsidP="00494A3D">
      <w:pPr>
        <w:spacing w:after="0" w:line="240" w:lineRule="auto"/>
        <w:contextualSpacing/>
        <w:jc w:val="both"/>
        <w:rPr>
          <w:rFonts w:ascii="Verdana" w:hAnsi="Verdana"/>
          <w:color w:val="000000"/>
          <w:kern w:val="28"/>
          <w:sz w:val="18"/>
          <w:szCs w:val="18"/>
        </w:rPr>
      </w:pPr>
    </w:p>
    <w:p w14:paraId="45F0AAD3" w14:textId="77777777" w:rsidR="00FB6497" w:rsidRPr="008154E3" w:rsidRDefault="00FB6497" w:rsidP="00494A3D">
      <w:pPr>
        <w:spacing w:after="0" w:line="240" w:lineRule="auto"/>
        <w:contextualSpacing/>
        <w:jc w:val="both"/>
        <w:rPr>
          <w:rFonts w:ascii="Verdana" w:hAnsi="Verdana"/>
          <w:color w:val="000000"/>
          <w:kern w:val="28"/>
          <w:sz w:val="18"/>
          <w:szCs w:val="18"/>
        </w:rPr>
      </w:pPr>
    </w:p>
    <w:p w14:paraId="67465E8E" w14:textId="677944F9" w:rsidR="00D006C1" w:rsidRPr="008154E3" w:rsidRDefault="00D006C1" w:rsidP="00D006C1">
      <w:pPr>
        <w:keepNext/>
        <w:spacing w:after="0" w:line="240" w:lineRule="auto"/>
        <w:contextualSpacing/>
        <w:jc w:val="both"/>
        <w:rPr>
          <w:rFonts w:ascii="Verdana" w:hAnsi="Verdana"/>
          <w:b/>
          <w:color w:val="000000"/>
          <w:kern w:val="28"/>
          <w:sz w:val="18"/>
          <w:szCs w:val="18"/>
        </w:rPr>
      </w:pPr>
    </w:p>
    <w:p w14:paraId="3CD629EF" w14:textId="4EED5BEE" w:rsidR="00FB6497" w:rsidRPr="008154E3" w:rsidRDefault="00FB6497" w:rsidP="00D006C1">
      <w:pPr>
        <w:keepNext/>
        <w:spacing w:after="0" w:line="240" w:lineRule="auto"/>
        <w:contextualSpacing/>
        <w:jc w:val="both"/>
        <w:rPr>
          <w:rFonts w:ascii="Verdana" w:hAnsi="Verdana"/>
          <w:b/>
          <w:color w:val="000000"/>
          <w:kern w:val="28"/>
          <w:sz w:val="18"/>
          <w:szCs w:val="18"/>
        </w:rPr>
      </w:pPr>
      <w:r w:rsidRPr="008154E3">
        <w:rPr>
          <w:rFonts w:ascii="Verdana" w:hAnsi="Verdana"/>
          <w:b/>
          <w:color w:val="000000"/>
          <w:kern w:val="28"/>
          <w:sz w:val="18"/>
          <w:szCs w:val="18"/>
        </w:rPr>
        <w:t xml:space="preserve">Authorization: </w:t>
      </w:r>
    </w:p>
    <w:p w14:paraId="7F138206" w14:textId="049BC970" w:rsidR="00FB6497" w:rsidRPr="008154E3" w:rsidRDefault="00FB6497" w:rsidP="00D006C1">
      <w:pPr>
        <w:keepNext/>
        <w:spacing w:after="0" w:line="240" w:lineRule="auto"/>
        <w:contextualSpacing/>
        <w:jc w:val="both"/>
        <w:rPr>
          <w:rFonts w:ascii="Verdana" w:hAnsi="Verdana"/>
          <w:color w:val="000000"/>
          <w:kern w:val="28"/>
          <w:sz w:val="18"/>
          <w:szCs w:val="18"/>
        </w:rPr>
      </w:pPr>
      <w:r w:rsidRPr="008154E3">
        <w:rPr>
          <w:rFonts w:ascii="Verdana" w:hAnsi="Verdana"/>
          <w:color w:val="000000"/>
          <w:kern w:val="28"/>
          <w:sz w:val="18"/>
          <w:szCs w:val="18"/>
        </w:rPr>
        <w:t>Deloitte Touche Tohmatsu India LLP</w:t>
      </w:r>
    </w:p>
    <w:tbl>
      <w:tblPr>
        <w:tblW w:w="0" w:type="auto"/>
        <w:tblInd w:w="108" w:type="dxa"/>
        <w:tblLook w:val="04A0" w:firstRow="1" w:lastRow="0" w:firstColumn="1" w:lastColumn="0" w:noHBand="0" w:noVBand="1"/>
      </w:tblPr>
      <w:tblGrid>
        <w:gridCol w:w="3862"/>
        <w:gridCol w:w="298"/>
        <w:gridCol w:w="4410"/>
      </w:tblGrid>
      <w:tr w:rsidR="00FB6497" w:rsidRPr="008154E3" w14:paraId="361EBD7A" w14:textId="77777777" w:rsidTr="00D006C1">
        <w:trPr>
          <w:trHeight w:val="396"/>
        </w:trPr>
        <w:tc>
          <w:tcPr>
            <w:tcW w:w="3862" w:type="dxa"/>
            <w:vAlign w:val="center"/>
          </w:tcPr>
          <w:p w14:paraId="01BB7C5A"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Signature of the Authorized Signatory</w:t>
            </w:r>
          </w:p>
        </w:tc>
        <w:tc>
          <w:tcPr>
            <w:tcW w:w="298" w:type="dxa"/>
            <w:vAlign w:val="center"/>
          </w:tcPr>
          <w:p w14:paraId="109E2F23"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w:t>
            </w:r>
          </w:p>
        </w:tc>
        <w:tc>
          <w:tcPr>
            <w:tcW w:w="4410" w:type="dxa"/>
            <w:tcBorders>
              <w:bottom w:val="single" w:sz="4" w:space="0" w:color="auto"/>
            </w:tcBorders>
            <w:vAlign w:val="center"/>
          </w:tcPr>
          <w:p w14:paraId="1F830C2A" w14:textId="2C875E35" w:rsidR="00FB6497" w:rsidRPr="008154E3" w:rsidRDefault="00FB6497" w:rsidP="00494A3D">
            <w:pPr>
              <w:spacing w:after="0" w:line="240" w:lineRule="auto"/>
              <w:contextualSpacing/>
              <w:rPr>
                <w:rFonts w:ascii="Verdana" w:hAnsi="Verdana"/>
                <w:sz w:val="18"/>
                <w:szCs w:val="18"/>
              </w:rPr>
            </w:pPr>
          </w:p>
          <w:p w14:paraId="01766574" w14:textId="77777777" w:rsidR="00FB6497" w:rsidRPr="008154E3" w:rsidRDefault="00FB6497" w:rsidP="00494A3D">
            <w:pPr>
              <w:spacing w:after="0" w:line="240" w:lineRule="auto"/>
              <w:contextualSpacing/>
              <w:rPr>
                <w:rFonts w:ascii="Verdana" w:hAnsi="Verdana"/>
                <w:color w:val="000000"/>
                <w:kern w:val="28"/>
                <w:sz w:val="18"/>
                <w:szCs w:val="18"/>
              </w:rPr>
            </w:pPr>
          </w:p>
        </w:tc>
      </w:tr>
      <w:tr w:rsidR="00FB6497" w:rsidRPr="008154E3" w14:paraId="638CADF1" w14:textId="77777777" w:rsidTr="00D006C1">
        <w:trPr>
          <w:trHeight w:val="440"/>
        </w:trPr>
        <w:tc>
          <w:tcPr>
            <w:tcW w:w="3862" w:type="dxa"/>
            <w:vAlign w:val="center"/>
          </w:tcPr>
          <w:p w14:paraId="5457BCD9"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Name of the Authorized Signatory</w:t>
            </w:r>
          </w:p>
        </w:tc>
        <w:tc>
          <w:tcPr>
            <w:tcW w:w="298" w:type="dxa"/>
            <w:vAlign w:val="center"/>
          </w:tcPr>
          <w:p w14:paraId="44F4B9BB"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w:t>
            </w:r>
          </w:p>
        </w:tc>
        <w:tc>
          <w:tcPr>
            <w:tcW w:w="4410" w:type="dxa"/>
            <w:tcBorders>
              <w:top w:val="single" w:sz="4" w:space="0" w:color="auto"/>
              <w:bottom w:val="single" w:sz="4" w:space="0" w:color="auto"/>
            </w:tcBorders>
            <w:vAlign w:val="center"/>
          </w:tcPr>
          <w:p w14:paraId="7B862029" w14:textId="0246AD72" w:rsidR="00FB6497" w:rsidRPr="008154E3" w:rsidRDefault="003D1A0D" w:rsidP="00494A3D">
            <w:pPr>
              <w:spacing w:after="0" w:line="240" w:lineRule="auto"/>
              <w:contextualSpacing/>
              <w:rPr>
                <w:rFonts w:ascii="Verdana" w:hAnsi="Verdana"/>
                <w:color w:val="000000"/>
                <w:kern w:val="28"/>
                <w:sz w:val="18"/>
                <w:szCs w:val="18"/>
              </w:rPr>
            </w:pPr>
            <w:r>
              <w:rPr>
                <w:rFonts w:ascii="Verdana" w:hAnsi="Verdana"/>
                <w:color w:val="000000"/>
                <w:kern w:val="28"/>
                <w:sz w:val="18"/>
                <w:szCs w:val="18"/>
              </w:rPr>
              <w:t>Anujesh Dwivedi</w:t>
            </w:r>
          </w:p>
        </w:tc>
      </w:tr>
      <w:tr w:rsidR="00FB6497" w:rsidRPr="008154E3" w14:paraId="17A2F27F" w14:textId="77777777" w:rsidTr="00D006C1">
        <w:trPr>
          <w:trHeight w:val="350"/>
        </w:trPr>
        <w:tc>
          <w:tcPr>
            <w:tcW w:w="3862" w:type="dxa"/>
            <w:vAlign w:val="center"/>
          </w:tcPr>
          <w:p w14:paraId="26F9E9DE"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Title</w:t>
            </w:r>
          </w:p>
        </w:tc>
        <w:tc>
          <w:tcPr>
            <w:tcW w:w="298" w:type="dxa"/>
            <w:vAlign w:val="center"/>
          </w:tcPr>
          <w:p w14:paraId="5C8DB207"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w:t>
            </w:r>
          </w:p>
        </w:tc>
        <w:tc>
          <w:tcPr>
            <w:tcW w:w="4410" w:type="dxa"/>
            <w:tcBorders>
              <w:top w:val="single" w:sz="4" w:space="0" w:color="auto"/>
              <w:bottom w:val="single" w:sz="4" w:space="0" w:color="auto"/>
            </w:tcBorders>
            <w:vAlign w:val="center"/>
          </w:tcPr>
          <w:p w14:paraId="42F3A237"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sz w:val="18"/>
                <w:szCs w:val="18"/>
              </w:rPr>
              <w:t>Partner</w:t>
            </w:r>
          </w:p>
        </w:tc>
      </w:tr>
      <w:tr w:rsidR="00FB6497" w:rsidRPr="00494A3D" w14:paraId="0A8ECB78" w14:textId="77777777" w:rsidTr="00D006C1">
        <w:trPr>
          <w:trHeight w:val="440"/>
        </w:trPr>
        <w:tc>
          <w:tcPr>
            <w:tcW w:w="3862" w:type="dxa"/>
            <w:vAlign w:val="center"/>
          </w:tcPr>
          <w:p w14:paraId="613DB5CC"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Date</w:t>
            </w:r>
          </w:p>
        </w:tc>
        <w:tc>
          <w:tcPr>
            <w:tcW w:w="298" w:type="dxa"/>
            <w:vAlign w:val="center"/>
          </w:tcPr>
          <w:p w14:paraId="17742DC7" w14:textId="77777777" w:rsidR="00FB6497" w:rsidRPr="008154E3" w:rsidRDefault="00FB6497" w:rsidP="00494A3D">
            <w:pPr>
              <w:spacing w:after="0" w:line="240" w:lineRule="auto"/>
              <w:contextualSpacing/>
              <w:rPr>
                <w:rFonts w:ascii="Verdana" w:hAnsi="Verdana"/>
                <w:color w:val="000000"/>
                <w:kern w:val="28"/>
                <w:sz w:val="18"/>
                <w:szCs w:val="18"/>
              </w:rPr>
            </w:pPr>
            <w:r w:rsidRPr="008154E3">
              <w:rPr>
                <w:rFonts w:ascii="Verdana" w:hAnsi="Verdana"/>
                <w:color w:val="000000"/>
                <w:kern w:val="28"/>
                <w:sz w:val="18"/>
                <w:szCs w:val="18"/>
              </w:rPr>
              <w:t>:</w:t>
            </w:r>
          </w:p>
        </w:tc>
        <w:tc>
          <w:tcPr>
            <w:tcW w:w="4410" w:type="dxa"/>
            <w:tcBorders>
              <w:top w:val="single" w:sz="4" w:space="0" w:color="auto"/>
              <w:bottom w:val="single" w:sz="4" w:space="0" w:color="auto"/>
            </w:tcBorders>
            <w:vAlign w:val="center"/>
          </w:tcPr>
          <w:p w14:paraId="5F0CD686" w14:textId="6035DAEA" w:rsidR="00FB6497" w:rsidRPr="001D7707" w:rsidRDefault="00FB6497" w:rsidP="008A01D7">
            <w:pPr>
              <w:spacing w:after="0" w:line="240" w:lineRule="auto"/>
              <w:contextualSpacing/>
              <w:rPr>
                <w:rFonts w:ascii="Verdana" w:hAnsi="Verdana"/>
                <w:color w:val="000000"/>
                <w:kern w:val="28"/>
                <w:sz w:val="18"/>
                <w:szCs w:val="18"/>
              </w:rPr>
            </w:pPr>
          </w:p>
        </w:tc>
      </w:tr>
    </w:tbl>
    <w:p w14:paraId="23206694" w14:textId="77777777" w:rsidR="00FB6497" w:rsidRPr="00494A3D" w:rsidRDefault="00FB6497" w:rsidP="00494A3D">
      <w:pPr>
        <w:spacing w:after="0" w:line="240" w:lineRule="auto"/>
        <w:contextualSpacing/>
        <w:jc w:val="both"/>
        <w:rPr>
          <w:rFonts w:ascii="Verdana" w:hAnsi="Verdana"/>
          <w:color w:val="000000"/>
          <w:kern w:val="28"/>
          <w:sz w:val="18"/>
          <w:szCs w:val="18"/>
        </w:rPr>
      </w:pPr>
    </w:p>
    <w:p w14:paraId="60B38A3D" w14:textId="77777777" w:rsidR="00FB6497" w:rsidRPr="00494A3D" w:rsidRDefault="00FB6497" w:rsidP="00494A3D">
      <w:pPr>
        <w:spacing w:after="0" w:line="240" w:lineRule="auto"/>
        <w:contextualSpacing/>
        <w:rPr>
          <w:rFonts w:ascii="Verdana" w:hAnsi="Verdana"/>
          <w:sz w:val="18"/>
          <w:szCs w:val="18"/>
        </w:rPr>
      </w:pPr>
    </w:p>
    <w:sectPr w:rsidR="00FB6497" w:rsidRPr="00494A3D" w:rsidSect="00147D4D">
      <w:headerReference w:type="default" r:id="rId14"/>
      <w:footerReference w:type="default" r:id="rId15"/>
      <w:pgSz w:w="11899" w:h="16838" w:code="9"/>
      <w:pgMar w:top="1440" w:right="1440" w:bottom="1440" w:left="1440" w:header="720" w:footer="720"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CC3D5" w14:textId="77777777" w:rsidR="00423E32" w:rsidRDefault="00423E32" w:rsidP="00567845">
      <w:pPr>
        <w:spacing w:after="0" w:line="240" w:lineRule="auto"/>
      </w:pPr>
      <w:r>
        <w:separator/>
      </w:r>
    </w:p>
  </w:endnote>
  <w:endnote w:type="continuationSeparator" w:id="0">
    <w:p w14:paraId="6E3B66AB" w14:textId="77777777" w:rsidR="00423E32" w:rsidRDefault="00423E32" w:rsidP="00567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E730" w14:textId="77777777" w:rsidR="00E45911" w:rsidRDefault="00E45911" w:rsidP="00793F0E">
    <w:pPr>
      <w:pStyle w:val="Footer"/>
      <w:rPr>
        <w:color w:val="404040"/>
        <w:sz w:val="12"/>
      </w:rPr>
    </w:pPr>
    <w:r w:rsidRPr="002662F9">
      <w:rPr>
        <w:color w:val="404040"/>
        <w:sz w:val="12"/>
      </w:rPr>
      <w:t>Regd. Office: 12, Dr Annie Besant Road, Opp. Shiv Sagar Estate, Worli, Mumbai – 400 018, India</w:t>
    </w:r>
  </w:p>
  <w:p w14:paraId="2F3C0616" w14:textId="77777777" w:rsidR="00E45911" w:rsidRDefault="00E45911" w:rsidP="00793F0E">
    <w:pPr>
      <w:pStyle w:val="Footer"/>
      <w:rPr>
        <w:color w:val="404040"/>
        <w:sz w:val="12"/>
      </w:rPr>
    </w:pPr>
    <w:r>
      <w:rPr>
        <w:color w:val="404040"/>
        <w:sz w:val="12"/>
      </w:rPr>
      <w:t xml:space="preserve">Deloitte Touche Tohmatsu India Private Limited (U74140MH1995PTC093339), a private company limited by shares, was converted </w:t>
    </w:r>
  </w:p>
  <w:p w14:paraId="2CC2582E" w14:textId="77777777" w:rsidR="00E45911" w:rsidRPr="00793F0E" w:rsidRDefault="00E45911" w:rsidP="00793F0E">
    <w:pPr>
      <w:pStyle w:val="Footer"/>
      <w:rPr>
        <w:color w:val="404040"/>
        <w:sz w:val="12"/>
      </w:rPr>
    </w:pPr>
    <w:r>
      <w:rPr>
        <w:color w:val="404040"/>
        <w:sz w:val="12"/>
      </w:rPr>
      <w:t>Into Deloitte Touche Tohmatsu India LLP (LLP Identification No. AAE-8458), a limited liability partnership, with effect from October 1, 2015.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2588" w14:textId="2759871F" w:rsidR="00E45911" w:rsidRPr="009644AD" w:rsidRDefault="00E45911" w:rsidP="004D75E2">
    <w:pPr>
      <w:pStyle w:val="Footer"/>
      <w:pBdr>
        <w:top w:val="single" w:sz="4" w:space="1" w:color="auto"/>
      </w:pBdr>
      <w:tabs>
        <w:tab w:val="right" w:pos="9720"/>
      </w:tabs>
      <w:rPr>
        <w:rFonts w:ascii="Verdana" w:hAnsi="Verdana" w:cs="Arial"/>
        <w:sz w:val="14"/>
        <w:szCs w:val="14"/>
      </w:rPr>
    </w:pPr>
    <w:r w:rsidRPr="009644AD">
      <w:rPr>
        <w:rStyle w:val="PageNumber"/>
        <w:rFonts w:ascii="Verdana" w:hAnsi="Verdana"/>
        <w:sz w:val="14"/>
        <w:szCs w:val="14"/>
      </w:rPr>
      <w:ptab w:relativeTo="margin" w:alignment="right" w:leader="none"/>
    </w:r>
    <w:r w:rsidRPr="009644AD">
      <w:rPr>
        <w:rStyle w:val="PageNumber"/>
        <w:rFonts w:ascii="Verdana" w:hAnsi="Verdana"/>
        <w:sz w:val="14"/>
        <w:szCs w:val="14"/>
      </w:rPr>
      <w:t xml:space="preserve">Page </w:t>
    </w:r>
    <w:r w:rsidRPr="009644AD">
      <w:rPr>
        <w:rStyle w:val="PageNumber"/>
        <w:rFonts w:ascii="Verdana" w:hAnsi="Verdana"/>
        <w:sz w:val="14"/>
        <w:szCs w:val="14"/>
      </w:rPr>
      <w:fldChar w:fldCharType="begin"/>
    </w:r>
    <w:r w:rsidRPr="009644AD">
      <w:rPr>
        <w:rStyle w:val="PageNumber"/>
        <w:rFonts w:ascii="Verdana" w:hAnsi="Verdana"/>
        <w:sz w:val="14"/>
        <w:szCs w:val="14"/>
      </w:rPr>
      <w:instrText xml:space="preserve"> PAGE </w:instrText>
    </w:r>
    <w:r w:rsidRPr="009644AD">
      <w:rPr>
        <w:rStyle w:val="PageNumber"/>
        <w:rFonts w:ascii="Verdana" w:hAnsi="Verdana"/>
        <w:sz w:val="14"/>
        <w:szCs w:val="14"/>
      </w:rPr>
      <w:fldChar w:fldCharType="separate"/>
    </w:r>
    <w:r w:rsidR="00FD4E23">
      <w:rPr>
        <w:rStyle w:val="PageNumber"/>
        <w:rFonts w:ascii="Verdana" w:hAnsi="Verdana"/>
        <w:noProof/>
        <w:sz w:val="14"/>
        <w:szCs w:val="14"/>
      </w:rPr>
      <w:t>6</w:t>
    </w:r>
    <w:r w:rsidRPr="009644AD">
      <w:rPr>
        <w:rStyle w:val="PageNumber"/>
        <w:rFonts w:ascii="Verdana" w:hAnsi="Verdana"/>
        <w:sz w:val="14"/>
        <w:szCs w:val="14"/>
      </w:rPr>
      <w:fldChar w:fldCharType="end"/>
    </w:r>
  </w:p>
  <w:p w14:paraId="64DF511D" w14:textId="77777777" w:rsidR="00CE046D" w:rsidRDefault="00CE04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FA4A2" w14:textId="77777777" w:rsidR="00423E32" w:rsidRDefault="00423E32" w:rsidP="00567845">
      <w:pPr>
        <w:spacing w:after="0" w:line="240" w:lineRule="auto"/>
      </w:pPr>
      <w:r>
        <w:separator/>
      </w:r>
    </w:p>
  </w:footnote>
  <w:footnote w:type="continuationSeparator" w:id="0">
    <w:p w14:paraId="547497C3" w14:textId="77777777" w:rsidR="00423E32" w:rsidRDefault="00423E32" w:rsidP="00567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F884" w14:textId="77777777" w:rsidR="00E45911" w:rsidRPr="003F1A23" w:rsidRDefault="00E45911" w:rsidP="00982F63">
    <w:pPr>
      <w:pBdr>
        <w:between w:val="single" w:sz="24" w:space="1" w:color="3C8A2E"/>
      </w:pBdr>
      <w:tabs>
        <w:tab w:val="left" w:pos="2897"/>
        <w:tab w:val="center" w:pos="4869"/>
      </w:tabs>
      <w:spacing w:before="60" w:after="0" w:line="240" w:lineRule="auto"/>
      <w:rPr>
        <w:rFonts w:ascii="Arial" w:eastAsia="Times" w:hAnsi="Arial" w:cs="Times New Roman"/>
        <w:color w:val="000000"/>
      </w:rPr>
    </w:pPr>
    <w:r>
      <w:rPr>
        <w:rFonts w:ascii="Arial" w:eastAsia="Times" w:hAnsi="Arial" w:cs="Times New Roman"/>
        <w:color w:val="000000"/>
      </w:rPr>
      <w:tab/>
    </w:r>
    <w:r>
      <w:rPr>
        <w:rFonts w:ascii="Arial" w:eastAsia="Times" w:hAnsi="Arial" w:cs="Times New Roman"/>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1"/>
      <w:gridCol w:w="2816"/>
    </w:tblGrid>
    <w:tr w:rsidR="00E45911" w14:paraId="32847FFC" w14:textId="77777777" w:rsidTr="00793F0E">
      <w:tc>
        <w:tcPr>
          <w:tcW w:w="3440" w:type="pct"/>
        </w:tcPr>
        <w:p w14:paraId="35BC6C45" w14:textId="77777777" w:rsidR="00E45911" w:rsidRDefault="00E45911" w:rsidP="00275400">
          <w:pPr>
            <w:pStyle w:val="Header"/>
          </w:pPr>
          <w:r>
            <w:rPr>
              <w:noProof/>
              <w:lang w:eastAsia="en-IN"/>
            </w:rPr>
            <w:drawing>
              <wp:anchor distT="0" distB="0" distL="114300" distR="114300" simplePos="0" relativeHeight="251682816" behindDoc="0" locked="1" layoutInCell="1" allowOverlap="1" wp14:anchorId="051EF014" wp14:editId="0EECE465">
                <wp:simplePos x="0" y="0"/>
                <wp:positionH relativeFrom="page">
                  <wp:posOffset>0</wp:posOffset>
                </wp:positionH>
                <wp:positionV relativeFrom="page">
                  <wp:posOffset>6350</wp:posOffset>
                </wp:positionV>
                <wp:extent cx="1454804" cy="274320"/>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l_logo proposal cov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54804" cy="274320"/>
                        </a:xfrm>
                        <a:prstGeom prst="rect">
                          <a:avLst/>
                        </a:prstGeom>
                      </pic:spPr>
                    </pic:pic>
                  </a:graphicData>
                </a:graphic>
                <wp14:sizeRelH relativeFrom="margin">
                  <wp14:pctWidth>0</wp14:pctWidth>
                </wp14:sizeRelH>
                <wp14:sizeRelV relativeFrom="margin">
                  <wp14:pctHeight>0</wp14:pctHeight>
                </wp14:sizeRelV>
              </wp:anchor>
            </w:drawing>
          </w:r>
        </w:p>
      </w:tc>
      <w:tc>
        <w:tcPr>
          <w:tcW w:w="1560" w:type="pct"/>
        </w:tcPr>
        <w:p w14:paraId="18925202" w14:textId="77777777" w:rsidR="00E45911" w:rsidRPr="00793F0E" w:rsidRDefault="00E45911" w:rsidP="00793F0E">
          <w:pPr>
            <w:pStyle w:val="Header"/>
            <w:contextualSpacing/>
            <w:rPr>
              <w:rFonts w:cstheme="minorHAnsi"/>
              <w:bCs/>
              <w:color w:val="595959" w:themeColor="text1" w:themeTint="A6"/>
              <w:sz w:val="14"/>
              <w:szCs w:val="14"/>
            </w:rPr>
          </w:pPr>
          <w:r w:rsidRPr="00793F0E">
            <w:rPr>
              <w:rFonts w:cstheme="minorHAnsi"/>
              <w:bCs/>
              <w:color w:val="595959" w:themeColor="text1" w:themeTint="A6"/>
              <w:sz w:val="14"/>
              <w:szCs w:val="14"/>
            </w:rPr>
            <w:t xml:space="preserve">Deloitte Touche Tohmatsu </w:t>
          </w:r>
        </w:p>
        <w:p w14:paraId="4060E062" w14:textId="77777777" w:rsidR="00E45911" w:rsidRPr="00793F0E" w:rsidRDefault="00E45911" w:rsidP="00793F0E">
          <w:pPr>
            <w:pStyle w:val="Header"/>
            <w:contextualSpacing/>
            <w:rPr>
              <w:rFonts w:cstheme="minorHAnsi"/>
              <w:bCs/>
              <w:color w:val="595959" w:themeColor="text1" w:themeTint="A6"/>
              <w:sz w:val="14"/>
              <w:szCs w:val="14"/>
            </w:rPr>
          </w:pPr>
          <w:r w:rsidRPr="00793F0E">
            <w:rPr>
              <w:rFonts w:cstheme="minorHAnsi"/>
              <w:bCs/>
              <w:color w:val="595959" w:themeColor="text1" w:themeTint="A6"/>
              <w:sz w:val="14"/>
              <w:szCs w:val="14"/>
            </w:rPr>
            <w:t>India LLP</w:t>
          </w:r>
        </w:p>
        <w:p w14:paraId="5F8CD848" w14:textId="77777777" w:rsidR="00E45911" w:rsidRPr="00793F0E" w:rsidRDefault="00E45911" w:rsidP="00793F0E">
          <w:pPr>
            <w:pStyle w:val="Header"/>
            <w:contextualSpacing/>
            <w:rPr>
              <w:rFonts w:cstheme="minorHAnsi"/>
              <w:bCs/>
              <w:color w:val="595959" w:themeColor="text1" w:themeTint="A6"/>
              <w:sz w:val="14"/>
              <w:szCs w:val="14"/>
            </w:rPr>
          </w:pPr>
          <w:r w:rsidRPr="00793F0E">
            <w:rPr>
              <w:rFonts w:cstheme="minorHAnsi"/>
              <w:bCs/>
              <w:color w:val="595959" w:themeColor="text1" w:themeTint="A6"/>
              <w:sz w:val="14"/>
              <w:szCs w:val="14"/>
            </w:rPr>
            <w:t>7th Floor, Building 10, Tower B</w:t>
          </w:r>
        </w:p>
        <w:p w14:paraId="39522357" w14:textId="77777777" w:rsidR="00E45911" w:rsidRPr="00793F0E" w:rsidRDefault="00E45911" w:rsidP="00793F0E">
          <w:pPr>
            <w:pStyle w:val="Header"/>
            <w:contextualSpacing/>
            <w:rPr>
              <w:rFonts w:cstheme="minorHAnsi"/>
              <w:bCs/>
              <w:color w:val="595959" w:themeColor="text1" w:themeTint="A6"/>
              <w:sz w:val="14"/>
              <w:szCs w:val="14"/>
            </w:rPr>
          </w:pPr>
          <w:r w:rsidRPr="00793F0E">
            <w:rPr>
              <w:rFonts w:cstheme="minorHAnsi"/>
              <w:bCs/>
              <w:color w:val="595959" w:themeColor="text1" w:themeTint="A6"/>
              <w:sz w:val="14"/>
              <w:szCs w:val="14"/>
            </w:rPr>
            <w:t>DLF Cyber City Complex</w:t>
          </w:r>
        </w:p>
        <w:p w14:paraId="1F228AA3" w14:textId="77777777" w:rsidR="00E45911" w:rsidRPr="00793F0E" w:rsidRDefault="00E45911" w:rsidP="00793F0E">
          <w:pPr>
            <w:pStyle w:val="Header"/>
            <w:contextualSpacing/>
            <w:rPr>
              <w:rFonts w:cstheme="minorHAnsi"/>
              <w:bCs/>
              <w:color w:val="595959" w:themeColor="text1" w:themeTint="A6"/>
              <w:sz w:val="14"/>
              <w:szCs w:val="14"/>
            </w:rPr>
          </w:pPr>
          <w:r w:rsidRPr="00793F0E">
            <w:rPr>
              <w:rFonts w:cstheme="minorHAnsi"/>
              <w:bCs/>
              <w:color w:val="595959" w:themeColor="text1" w:themeTint="A6"/>
              <w:sz w:val="14"/>
              <w:szCs w:val="14"/>
            </w:rPr>
            <w:t>DLF City Phase II</w:t>
          </w:r>
        </w:p>
        <w:p w14:paraId="0B2D5461" w14:textId="77777777" w:rsidR="00E45911" w:rsidRPr="00793F0E" w:rsidRDefault="00E45911" w:rsidP="00793F0E">
          <w:pPr>
            <w:pStyle w:val="Header"/>
            <w:contextualSpacing/>
            <w:rPr>
              <w:rFonts w:cstheme="minorHAnsi"/>
              <w:bCs/>
              <w:color w:val="595959" w:themeColor="text1" w:themeTint="A6"/>
              <w:sz w:val="14"/>
              <w:szCs w:val="14"/>
            </w:rPr>
          </w:pPr>
          <w:r w:rsidRPr="00793F0E">
            <w:rPr>
              <w:rFonts w:cstheme="minorHAnsi"/>
              <w:bCs/>
              <w:color w:val="595959" w:themeColor="text1" w:themeTint="A6"/>
              <w:sz w:val="14"/>
              <w:szCs w:val="14"/>
            </w:rPr>
            <w:t xml:space="preserve">Gurgaon 122002, </w:t>
          </w:r>
        </w:p>
        <w:p w14:paraId="650AB373" w14:textId="77777777" w:rsidR="00E45911" w:rsidRPr="00793F0E" w:rsidRDefault="00E45911" w:rsidP="00793F0E">
          <w:pPr>
            <w:pStyle w:val="Header"/>
            <w:contextualSpacing/>
            <w:rPr>
              <w:rFonts w:cstheme="minorHAnsi"/>
              <w:bCs/>
              <w:color w:val="595959" w:themeColor="text1" w:themeTint="A6"/>
              <w:sz w:val="14"/>
              <w:szCs w:val="14"/>
            </w:rPr>
          </w:pPr>
          <w:r w:rsidRPr="00793F0E">
            <w:rPr>
              <w:rFonts w:cstheme="minorHAnsi"/>
              <w:bCs/>
              <w:color w:val="595959" w:themeColor="text1" w:themeTint="A6"/>
              <w:sz w:val="14"/>
              <w:szCs w:val="14"/>
            </w:rPr>
            <w:t>Haryana India</w:t>
          </w:r>
        </w:p>
        <w:p w14:paraId="6693350A" w14:textId="77777777" w:rsidR="00E45911" w:rsidRPr="00793F0E" w:rsidRDefault="00E45911" w:rsidP="00793F0E">
          <w:pPr>
            <w:pStyle w:val="Header"/>
            <w:contextualSpacing/>
            <w:rPr>
              <w:rFonts w:cstheme="minorHAnsi"/>
              <w:bCs/>
              <w:color w:val="595959" w:themeColor="text1" w:themeTint="A6"/>
              <w:sz w:val="14"/>
              <w:szCs w:val="14"/>
            </w:rPr>
          </w:pPr>
        </w:p>
        <w:p w14:paraId="3866C0E9" w14:textId="77777777" w:rsidR="00E45911" w:rsidRPr="00793F0E" w:rsidRDefault="00E45911" w:rsidP="00793F0E">
          <w:pPr>
            <w:pStyle w:val="Header"/>
            <w:contextualSpacing/>
            <w:rPr>
              <w:rFonts w:cstheme="minorHAnsi"/>
              <w:bCs/>
              <w:color w:val="595959" w:themeColor="text1" w:themeTint="A6"/>
              <w:sz w:val="14"/>
              <w:szCs w:val="14"/>
            </w:rPr>
          </w:pPr>
          <w:r w:rsidRPr="00793F0E">
            <w:rPr>
              <w:rFonts w:cstheme="minorHAnsi"/>
              <w:bCs/>
              <w:color w:val="595959" w:themeColor="text1" w:themeTint="A6"/>
              <w:sz w:val="14"/>
              <w:szCs w:val="14"/>
            </w:rPr>
            <w:t>Tel  : + 91 (124) 6792000</w:t>
          </w:r>
        </w:p>
        <w:p w14:paraId="59038349" w14:textId="77777777" w:rsidR="00E45911" w:rsidRPr="00793F0E" w:rsidRDefault="00E45911" w:rsidP="00793F0E">
          <w:pPr>
            <w:pStyle w:val="Header"/>
            <w:contextualSpacing/>
            <w:rPr>
              <w:rFonts w:cstheme="minorHAnsi"/>
              <w:bCs/>
              <w:color w:val="595959" w:themeColor="text1" w:themeTint="A6"/>
              <w:sz w:val="14"/>
              <w:szCs w:val="14"/>
            </w:rPr>
          </w:pPr>
          <w:r w:rsidRPr="00793F0E">
            <w:rPr>
              <w:rFonts w:cstheme="minorHAnsi"/>
              <w:bCs/>
              <w:color w:val="595959" w:themeColor="text1" w:themeTint="A6"/>
              <w:sz w:val="14"/>
              <w:szCs w:val="14"/>
            </w:rPr>
            <w:t>Fax : + 91 (124) 6792012</w:t>
          </w:r>
        </w:p>
        <w:p w14:paraId="76D05CC9" w14:textId="77777777" w:rsidR="00E45911" w:rsidRPr="008751EA" w:rsidRDefault="00E45911" w:rsidP="00793F0E">
          <w:pPr>
            <w:pStyle w:val="Header"/>
            <w:contextualSpacing/>
            <w:rPr>
              <w:rFonts w:asciiTheme="majorHAnsi" w:hAnsiTheme="majorHAnsi"/>
              <w:color w:val="595959" w:themeColor="text1" w:themeTint="A6"/>
            </w:rPr>
          </w:pPr>
          <w:r w:rsidRPr="00793F0E">
            <w:rPr>
              <w:rFonts w:cstheme="minorHAnsi"/>
              <w:bCs/>
              <w:color w:val="595959" w:themeColor="text1" w:themeTint="A6"/>
              <w:sz w:val="14"/>
              <w:szCs w:val="14"/>
            </w:rPr>
            <w:t>www.deloitte.com</w:t>
          </w:r>
        </w:p>
      </w:tc>
    </w:tr>
  </w:tbl>
  <w:p w14:paraId="202EAEDB" w14:textId="77777777" w:rsidR="00E45911" w:rsidRPr="003F1A23" w:rsidRDefault="00E45911" w:rsidP="00982F63">
    <w:pPr>
      <w:pBdr>
        <w:between w:val="single" w:sz="24" w:space="1" w:color="3C8A2E"/>
      </w:pBdr>
      <w:tabs>
        <w:tab w:val="left" w:pos="2897"/>
        <w:tab w:val="center" w:pos="4869"/>
      </w:tabs>
      <w:spacing w:before="60" w:after="0" w:line="240" w:lineRule="auto"/>
      <w:rPr>
        <w:rFonts w:ascii="Arial" w:eastAsia="Times" w:hAnsi="Arial" w:cs="Times New Roman"/>
        <w:color w:val="000000"/>
      </w:rPr>
    </w:pPr>
    <w:r>
      <w:rPr>
        <w:rFonts w:ascii="Arial" w:eastAsia="Times" w:hAnsi="Arial" w:cs="Times New Roman"/>
        <w:color w:val="000000"/>
      </w:rPr>
      <w:tab/>
    </w:r>
    <w:r>
      <w:rPr>
        <w:rFonts w:ascii="Arial" w:eastAsia="Times" w:hAnsi="Arial" w:cs="Times New Roman"/>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6"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504"/>
      <w:gridCol w:w="4505"/>
    </w:tblGrid>
    <w:tr w:rsidR="00C504CC" w14:paraId="5FE3F40C" w14:textId="77777777" w:rsidTr="00C504CC">
      <w:tc>
        <w:tcPr>
          <w:tcW w:w="4504" w:type="dxa"/>
        </w:tcPr>
        <w:p w14:paraId="2D68E15D" w14:textId="4B72DF25" w:rsidR="00C504CC" w:rsidRPr="00C504CC" w:rsidRDefault="00C504CC" w:rsidP="00C504CC">
          <w:pPr>
            <w:pStyle w:val="Header"/>
            <w:spacing w:before="0" w:after="60"/>
            <w:ind w:left="0"/>
            <w:rPr>
              <w:rFonts w:ascii="Verdana" w:hAnsi="Verdana"/>
              <w:sz w:val="16"/>
              <w:szCs w:val="16"/>
            </w:rPr>
          </w:pPr>
          <w:r w:rsidRPr="00C504CC">
            <w:rPr>
              <w:rFonts w:ascii="Verdana" w:hAnsi="Verdana"/>
              <w:sz w:val="16"/>
              <w:szCs w:val="16"/>
            </w:rPr>
            <w:t>Engagement Letter</w:t>
          </w:r>
        </w:p>
      </w:tc>
      <w:tc>
        <w:tcPr>
          <w:tcW w:w="4505" w:type="dxa"/>
        </w:tcPr>
        <w:p w14:paraId="2B9A776A" w14:textId="5066CFEB" w:rsidR="00C504CC" w:rsidRPr="00C504CC" w:rsidRDefault="00C504CC" w:rsidP="00C504CC">
          <w:pPr>
            <w:pStyle w:val="Header"/>
            <w:spacing w:before="0" w:after="60"/>
            <w:ind w:left="0"/>
            <w:jc w:val="right"/>
            <w:rPr>
              <w:rFonts w:ascii="Verdana" w:hAnsi="Verdana"/>
              <w:smallCaps/>
              <w:color w:val="0070C0"/>
              <w:sz w:val="16"/>
              <w:szCs w:val="16"/>
            </w:rPr>
          </w:pPr>
        </w:p>
      </w:tc>
    </w:tr>
  </w:tbl>
  <w:p w14:paraId="1B46D102" w14:textId="57AC3C8C" w:rsidR="00E45911" w:rsidRPr="00147D4D" w:rsidRDefault="00E45911" w:rsidP="00147D4D">
    <w:pPr>
      <w:pStyle w:val="Header"/>
    </w:pPr>
  </w:p>
  <w:p w14:paraId="14721E3B" w14:textId="77777777" w:rsidR="00CE046D" w:rsidRDefault="00CE04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F2F"/>
    <w:multiLevelType w:val="multilevel"/>
    <w:tmpl w:val="0066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007C"/>
    <w:multiLevelType w:val="hybridMultilevel"/>
    <w:tmpl w:val="2FFC4FE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171A9F98">
      <w:start w:val="1"/>
      <w:numFmt w:val="lowerRoman"/>
      <w:lvlText w:val="%3."/>
      <w:lvlJc w:val="right"/>
      <w:pPr>
        <w:ind w:left="1800" w:hanging="180"/>
      </w:pPr>
      <w:rPr>
        <w:b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C4768C"/>
    <w:multiLevelType w:val="multilevel"/>
    <w:tmpl w:val="40F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C0DE8"/>
    <w:multiLevelType w:val="multilevel"/>
    <w:tmpl w:val="40F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91A38"/>
    <w:multiLevelType w:val="hybridMultilevel"/>
    <w:tmpl w:val="3028C65C"/>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0E8D7834"/>
    <w:multiLevelType w:val="multilevel"/>
    <w:tmpl w:val="3790F12E"/>
    <w:lvl w:ilvl="0">
      <w:start w:val="1"/>
      <w:numFmt w:val="bullet"/>
      <w:pStyle w:val="Bulletlevelused"/>
      <w:lvlText w:val=""/>
      <w:lvlJc w:val="left"/>
      <w:pPr>
        <w:ind w:left="389" w:hanging="360"/>
      </w:pPr>
      <w:rPr>
        <w:rFonts w:ascii="Symbol" w:hAnsi="Symbol" w:hint="default"/>
      </w:rPr>
    </w:lvl>
    <w:lvl w:ilvl="1">
      <w:start w:val="1"/>
      <w:numFmt w:val="bullet"/>
      <w:lvlText w:val="―"/>
      <w:lvlJc w:val="left"/>
      <w:pPr>
        <w:ind w:left="749" w:hanging="360"/>
      </w:pPr>
      <w:rPr>
        <w:rFonts w:ascii="Arial" w:hAnsi="Arial" w:hint="default"/>
      </w:rPr>
    </w:lvl>
    <w:lvl w:ilvl="2">
      <w:start w:val="1"/>
      <w:numFmt w:val="bullet"/>
      <w:lvlText w:val=""/>
      <w:lvlJc w:val="left"/>
      <w:pPr>
        <w:ind w:left="1109" w:hanging="360"/>
      </w:pPr>
      <w:rPr>
        <w:rFonts w:ascii="Wingdings" w:hAnsi="Wingdings" w:hint="default"/>
      </w:rPr>
    </w:lvl>
    <w:lvl w:ilvl="3">
      <w:start w:val="1"/>
      <w:numFmt w:val="bullet"/>
      <w:lvlText w:val=""/>
      <w:lvlJc w:val="left"/>
      <w:pPr>
        <w:ind w:left="1469" w:hanging="360"/>
      </w:pPr>
      <w:rPr>
        <w:rFonts w:ascii="Symbol" w:hAnsi="Symbol" w:hint="default"/>
      </w:rPr>
    </w:lvl>
    <w:lvl w:ilvl="4">
      <w:start w:val="1"/>
      <w:numFmt w:val="bullet"/>
      <w:lvlText w:val=""/>
      <w:lvlJc w:val="left"/>
      <w:pPr>
        <w:ind w:left="1829" w:hanging="360"/>
      </w:pPr>
      <w:rPr>
        <w:rFonts w:ascii="Symbol" w:hAnsi="Symbol" w:hint="default"/>
      </w:rPr>
    </w:lvl>
    <w:lvl w:ilvl="5">
      <w:start w:val="1"/>
      <w:numFmt w:val="bullet"/>
      <w:lvlText w:val=""/>
      <w:lvlJc w:val="left"/>
      <w:pPr>
        <w:ind w:left="2189" w:hanging="360"/>
      </w:pPr>
      <w:rPr>
        <w:rFonts w:ascii="Wingdings" w:hAnsi="Wingdings" w:hint="default"/>
      </w:rPr>
    </w:lvl>
    <w:lvl w:ilvl="6">
      <w:start w:val="1"/>
      <w:numFmt w:val="bullet"/>
      <w:lvlText w:val=""/>
      <w:lvlJc w:val="left"/>
      <w:pPr>
        <w:ind w:left="2549" w:hanging="360"/>
      </w:pPr>
      <w:rPr>
        <w:rFonts w:ascii="Wingdings" w:hAnsi="Wingdings" w:hint="default"/>
      </w:rPr>
    </w:lvl>
    <w:lvl w:ilvl="7">
      <w:start w:val="1"/>
      <w:numFmt w:val="bullet"/>
      <w:lvlText w:val=""/>
      <w:lvlJc w:val="left"/>
      <w:pPr>
        <w:ind w:left="2909" w:hanging="360"/>
      </w:pPr>
      <w:rPr>
        <w:rFonts w:ascii="Symbol" w:hAnsi="Symbol" w:hint="default"/>
      </w:rPr>
    </w:lvl>
    <w:lvl w:ilvl="8">
      <w:start w:val="1"/>
      <w:numFmt w:val="bullet"/>
      <w:lvlText w:val=""/>
      <w:lvlJc w:val="left"/>
      <w:pPr>
        <w:ind w:left="3269" w:hanging="360"/>
      </w:pPr>
      <w:rPr>
        <w:rFonts w:ascii="Symbol" w:hAnsi="Symbol" w:hint="default"/>
      </w:rPr>
    </w:lvl>
  </w:abstractNum>
  <w:abstractNum w:abstractNumId="6" w15:restartNumberingAfterBreak="0">
    <w:nsid w:val="0EBF6785"/>
    <w:multiLevelType w:val="hybridMultilevel"/>
    <w:tmpl w:val="6DE6AD2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C45F66"/>
    <w:multiLevelType w:val="hybridMultilevel"/>
    <w:tmpl w:val="2F461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B86716"/>
    <w:multiLevelType w:val="hybridMultilevel"/>
    <w:tmpl w:val="878A5B10"/>
    <w:lvl w:ilvl="0" w:tplc="CB66A5C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F4655A">
      <w:start w:val="1"/>
      <w:numFmt w:val="decimal"/>
      <w:lvlText w:val="%2."/>
      <w:lvlJc w:val="left"/>
      <w:pPr>
        <w:ind w:left="1080" w:hanging="360"/>
      </w:pPr>
      <w:rPr>
        <w:rFonts w:hint="default"/>
        <w:b w:val="0"/>
        <w:i w:val="0"/>
        <w:iCs w:val="0"/>
        <w:caps w:val="0"/>
        <w:strike w:val="0"/>
        <w:dstrike w:val="0"/>
        <w:vanish w:val="0"/>
        <w:color w:val="auto"/>
        <w:vertAlign w:val="baseline"/>
      </w:rPr>
    </w:lvl>
    <w:lvl w:ilvl="2" w:tplc="EC4A822C">
      <w:start w:val="1"/>
      <w:numFmt w:val="lowerLetter"/>
      <w:lvlRestart w:val="0"/>
      <w:lvlText w:val="%3."/>
      <w:lvlJc w:val="left"/>
      <w:pPr>
        <w:ind w:left="1065" w:firstLine="0"/>
      </w:pPr>
      <w:rPr>
        <w:rFonts w:ascii="Verdana" w:eastAsia="Calibri" w:hAnsi="Verdana" w:cs="Calibri" w:hint="default"/>
        <w:b w:val="0"/>
        <w:i w:val="0"/>
        <w:strike w:val="0"/>
        <w:dstrike w:val="0"/>
        <w:color w:val="000000"/>
        <w:sz w:val="20"/>
        <w:szCs w:val="20"/>
        <w:u w:val="none" w:color="000000"/>
        <w:vertAlign w:val="baseline"/>
      </w:rPr>
    </w:lvl>
    <w:lvl w:ilvl="3" w:tplc="3D8ECE0C">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F4717C">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3806CE">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B2F7E8">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F0183A">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4820D6">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2816E87"/>
    <w:multiLevelType w:val="multilevel"/>
    <w:tmpl w:val="20CEC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F78C7"/>
    <w:multiLevelType w:val="hybridMultilevel"/>
    <w:tmpl w:val="2AAA4892"/>
    <w:lvl w:ilvl="0" w:tplc="FFFFFFFF">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decimal"/>
      <w:lvlText w:val="%2."/>
      <w:lvlJc w:val="left"/>
      <w:pPr>
        <w:ind w:left="1080" w:hanging="360"/>
      </w:pPr>
      <w:rPr>
        <w:rFonts w:hint="default"/>
        <w:b w:val="0"/>
        <w:i w:val="0"/>
        <w:iCs w:val="0"/>
        <w:caps w:val="0"/>
        <w:strike w:val="0"/>
        <w:dstrike w:val="0"/>
        <w:vanish w:val="0"/>
        <w:color w:val="auto"/>
        <w:vertAlign w:val="baseline"/>
      </w:rPr>
    </w:lvl>
    <w:lvl w:ilvl="2" w:tplc="FFFFFFFF">
      <w:start w:val="1"/>
      <w:numFmt w:val="lowerLetter"/>
      <w:lvlRestart w:val="0"/>
      <w:lvlText w:val="%3."/>
      <w:lvlJc w:val="left"/>
      <w:pPr>
        <w:ind w:left="1065" w:firstLine="0"/>
      </w:pPr>
      <w:rPr>
        <w:rFonts w:ascii="Verdana" w:eastAsia="Calibri" w:hAnsi="Verdana" w:cs="Calibri" w:hint="default"/>
        <w:b w:val="0"/>
        <w:i w:val="0"/>
        <w:strike w:val="0"/>
        <w:dstrike w:val="0"/>
        <w:color w:val="000000"/>
        <w:sz w:val="20"/>
        <w:szCs w:val="20"/>
        <w:u w:val="none" w:color="000000"/>
        <w:vertAlign w:val="baseline"/>
      </w:rPr>
    </w:lvl>
    <w:lvl w:ilvl="3" w:tplc="04090001">
      <w:start w:val="1"/>
      <w:numFmt w:val="bullet"/>
      <w:lvlText w:val=""/>
      <w:lvlJc w:val="left"/>
      <w:pPr>
        <w:ind w:left="2160" w:hanging="360"/>
      </w:pPr>
      <w:rPr>
        <w:rFonts w:ascii="Symbol" w:hAnsi="Symbol" w:hint="default"/>
      </w:rPr>
    </w:lvl>
    <w:lvl w:ilvl="4" w:tplc="FFFFFFFF">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23614B"/>
    <w:multiLevelType w:val="multilevel"/>
    <w:tmpl w:val="40F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30400"/>
    <w:multiLevelType w:val="hybridMultilevel"/>
    <w:tmpl w:val="F5623D14"/>
    <w:lvl w:ilvl="0" w:tplc="CBBEEC82">
      <w:start w:val="1"/>
      <w:numFmt w:val="lowerLetter"/>
      <w:lvlText w:val="%1)"/>
      <w:lvlJc w:val="left"/>
      <w:pPr>
        <w:ind w:left="720" w:hanging="360"/>
      </w:pPr>
      <w:rPr>
        <w:rFonts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F42E90"/>
    <w:multiLevelType w:val="hybridMultilevel"/>
    <w:tmpl w:val="4B624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CD3B31"/>
    <w:multiLevelType w:val="hybridMultilevel"/>
    <w:tmpl w:val="C4BCD83A"/>
    <w:lvl w:ilvl="0" w:tplc="A15E0A6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8194782"/>
    <w:multiLevelType w:val="multilevel"/>
    <w:tmpl w:val="F74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E3146"/>
    <w:multiLevelType w:val="multilevel"/>
    <w:tmpl w:val="D0829750"/>
    <w:lvl w:ilvl="0">
      <w:start w:val="1"/>
      <w:numFmt w:val="bullet"/>
      <w:pStyle w:val="Letterbullet1"/>
      <w:lvlText w:val=""/>
      <w:lvlJc w:val="left"/>
      <w:pPr>
        <w:tabs>
          <w:tab w:val="num" w:pos="288"/>
        </w:tabs>
        <w:ind w:left="288" w:hanging="288"/>
      </w:pPr>
      <w:rPr>
        <w:rFonts w:ascii="Symbol" w:hAnsi="Symbol" w:hint="default"/>
        <w:color w:val="auto"/>
      </w:rPr>
    </w:lvl>
    <w:lvl w:ilvl="1">
      <w:start w:val="1"/>
      <w:numFmt w:val="bullet"/>
      <w:pStyle w:val="Letterbullet2"/>
      <w:lvlText w:val=""/>
      <w:lvlJc w:val="left"/>
      <w:pPr>
        <w:tabs>
          <w:tab w:val="num" w:pos="576"/>
        </w:tabs>
        <w:ind w:left="576" w:hanging="288"/>
      </w:pPr>
      <w:rPr>
        <w:rFonts w:ascii="Symbol" w:hAnsi="Symbol" w:hint="default"/>
      </w:rPr>
    </w:lvl>
    <w:lvl w:ilvl="2">
      <w:start w:val="1"/>
      <w:numFmt w:val="bullet"/>
      <w:pStyle w:val="Letterbullet3"/>
      <w:lvlText w:val=""/>
      <w:lvlJc w:val="left"/>
      <w:pPr>
        <w:tabs>
          <w:tab w:val="num" w:pos="864"/>
        </w:tabs>
        <w:ind w:left="864" w:hanging="288"/>
      </w:pPr>
      <w:rPr>
        <w:rFonts w:ascii="Symbol" w:hAnsi="Symbol" w:hint="default"/>
        <w:color w:val="auto"/>
      </w:rPr>
    </w:lvl>
    <w:lvl w:ilvl="3">
      <w:start w:val="1"/>
      <w:numFmt w:val="bullet"/>
      <w:lvlText w:val="–"/>
      <w:lvlJc w:val="left"/>
      <w:pPr>
        <w:tabs>
          <w:tab w:val="num" w:pos="1152"/>
        </w:tabs>
        <w:ind w:left="1152" w:hanging="288"/>
      </w:pPr>
      <w:rPr>
        <w:rFonts w:ascii="Calibri" w:hAnsi="Calibri" w:hint="default"/>
      </w:rPr>
    </w:lvl>
    <w:lvl w:ilvl="4">
      <w:start w:val="1"/>
      <w:numFmt w:val="bullet"/>
      <w:lvlText w:val=""/>
      <w:lvlJc w:val="left"/>
      <w:pPr>
        <w:tabs>
          <w:tab w:val="num" w:pos="1440"/>
        </w:tabs>
        <w:ind w:left="1440" w:hanging="288"/>
      </w:pPr>
      <w:rPr>
        <w:rFonts w:ascii="Symbol" w:hAnsi="Symbol" w:hint="default"/>
      </w:rPr>
    </w:lvl>
    <w:lvl w:ilvl="5">
      <w:start w:val="1"/>
      <w:numFmt w:val="bullet"/>
      <w:lvlText w:val=""/>
      <w:lvlJc w:val="left"/>
      <w:pPr>
        <w:tabs>
          <w:tab w:val="num" w:pos="1728"/>
        </w:tabs>
        <w:ind w:left="1728" w:hanging="288"/>
      </w:pPr>
      <w:rPr>
        <w:rFonts w:ascii="Symbol" w:hAnsi="Symbol" w:hint="default"/>
      </w:rPr>
    </w:lvl>
    <w:lvl w:ilvl="6">
      <w:start w:val="1"/>
      <w:numFmt w:val="bullet"/>
      <w:lvlText w:val=""/>
      <w:lvlJc w:val="left"/>
      <w:pPr>
        <w:tabs>
          <w:tab w:val="num" w:pos="2304"/>
        </w:tabs>
        <w:ind w:left="2304" w:hanging="288"/>
      </w:pPr>
      <w:rPr>
        <w:rFonts w:ascii="Symbol" w:hAnsi="Symbol" w:hint="default"/>
      </w:rPr>
    </w:lvl>
    <w:lvl w:ilvl="7">
      <w:start w:val="1"/>
      <w:numFmt w:val="bullet"/>
      <w:lvlText w:val=""/>
      <w:lvlJc w:val="left"/>
      <w:pPr>
        <w:tabs>
          <w:tab w:val="num" w:pos="2592"/>
        </w:tabs>
        <w:ind w:left="2592" w:hanging="288"/>
      </w:pPr>
      <w:rPr>
        <w:rFonts w:ascii="Symbol" w:hAnsi="Symbol" w:hint="default"/>
      </w:rPr>
    </w:lvl>
    <w:lvl w:ilvl="8">
      <w:start w:val="1"/>
      <w:numFmt w:val="bullet"/>
      <w:lvlText w:val=""/>
      <w:lvlJc w:val="left"/>
      <w:pPr>
        <w:tabs>
          <w:tab w:val="num" w:pos="2880"/>
        </w:tabs>
        <w:ind w:left="2880" w:hanging="288"/>
      </w:pPr>
      <w:rPr>
        <w:rFonts w:ascii="Symbol" w:hAnsi="Symbol" w:hint="default"/>
      </w:rPr>
    </w:lvl>
  </w:abstractNum>
  <w:abstractNum w:abstractNumId="17" w15:restartNumberingAfterBreak="0">
    <w:nsid w:val="3A405610"/>
    <w:multiLevelType w:val="multilevel"/>
    <w:tmpl w:val="7980ABCA"/>
    <w:lvl w:ilvl="0">
      <w:start w:val="1"/>
      <w:numFmt w:val="decimal"/>
      <w:lvlText w:val="A%1:"/>
      <w:lvlJc w:val="left"/>
      <w:pPr>
        <w:tabs>
          <w:tab w:val="num" w:pos="1080"/>
        </w:tabs>
        <w:ind w:left="1080" w:hanging="720"/>
      </w:pPr>
      <w:rPr>
        <w:lang w:val="en-GB"/>
      </w:rPr>
    </w:lvl>
    <w:lvl w:ilvl="1">
      <w:start w:val="1"/>
      <w:numFmt w:val="decimal"/>
      <w:pStyle w:val="Level11"/>
      <w:isLgl/>
      <w:lvlText w:val="%1.%2"/>
      <w:lvlJc w:val="left"/>
      <w:pPr>
        <w:tabs>
          <w:tab w:val="num" w:pos="2700"/>
        </w:tabs>
        <w:ind w:left="2700" w:hanging="720"/>
      </w:pPr>
      <w:rPr>
        <w:b w:val="0"/>
        <w:bCs/>
        <w:color w:val="auto"/>
        <w:sz w:val="24"/>
        <w:szCs w:val="24"/>
        <w:lang w:val="en-GB"/>
      </w:rPr>
    </w:lvl>
    <w:lvl w:ilvl="2">
      <w:start w:val="1"/>
      <w:numFmt w:val="decimal"/>
      <w:pStyle w:val="TableFigure"/>
      <w:lvlText w:val="%3"/>
      <w:lvlJc w:val="left"/>
      <w:pPr>
        <w:tabs>
          <w:tab w:val="num" w:pos="360"/>
        </w:tabs>
        <w:ind w:left="0" w:firstLine="0"/>
      </w:pPr>
    </w:lvl>
    <w:lvl w:ilvl="3">
      <w:start w:val="1"/>
      <w:numFmt w:val="lowerLetter"/>
      <w:lvlText w:val="(%4)"/>
      <w:lvlJc w:val="left"/>
      <w:pPr>
        <w:tabs>
          <w:tab w:val="num" w:pos="1440"/>
        </w:tabs>
        <w:ind w:left="1440" w:hanging="720"/>
      </w:pPr>
    </w:lvl>
    <w:lvl w:ilvl="4">
      <w:start w:val="1"/>
      <w:numFmt w:val="lowerRoman"/>
      <w:pStyle w:val="TableHeading"/>
      <w:lvlText w:val="(%5)"/>
      <w:lvlJc w:val="left"/>
      <w:pPr>
        <w:tabs>
          <w:tab w:val="num" w:pos="2304"/>
        </w:tabs>
        <w:ind w:left="2304" w:hanging="864"/>
      </w:pPr>
    </w:lvl>
    <w:lvl w:ilvl="5">
      <w:start w:val="1"/>
      <w:numFmt w:val="bullet"/>
      <w:lvlText w:val=""/>
      <w:lvlJc w:val="left"/>
      <w:pPr>
        <w:tabs>
          <w:tab w:val="num" w:pos="1440"/>
        </w:tabs>
        <w:ind w:left="1440" w:hanging="720"/>
      </w:pPr>
      <w:rPr>
        <w:rFonts w:ascii="Wingdings" w:hAnsi="Wingdings" w:hint="default"/>
      </w:rPr>
    </w:lvl>
    <w:lvl w:ilvl="6">
      <w:start w:val="1"/>
      <w:numFmt w:val="bullet"/>
      <w:lvlText w:val="–"/>
      <w:lvlJc w:val="left"/>
      <w:pPr>
        <w:tabs>
          <w:tab w:val="num" w:pos="2304"/>
        </w:tabs>
        <w:ind w:left="2304" w:hanging="864"/>
      </w:pPr>
      <w:rPr>
        <w:rFonts w:ascii="Times New Roman" w:hAnsi="Times New Roman" w:hint="default"/>
      </w:rPr>
    </w:lvl>
    <w:lvl w:ilvl="7">
      <w:start w:val="1"/>
      <w:numFmt w:val="bullet"/>
      <w:lvlText w:val=""/>
      <w:lvlJc w:val="left"/>
      <w:pPr>
        <w:tabs>
          <w:tab w:val="num" w:pos="1440"/>
        </w:tabs>
        <w:ind w:left="1440" w:hanging="720"/>
      </w:pPr>
      <w:rPr>
        <w:rFonts w:ascii="Wingdings" w:hAnsi="Wingdings" w:hint="default"/>
        <w:sz w:val="16"/>
      </w:rPr>
    </w:lvl>
    <w:lvl w:ilvl="8">
      <w:start w:val="1"/>
      <w:numFmt w:val="bullet"/>
      <w:lvlText w:val=""/>
      <w:lvlJc w:val="left"/>
      <w:pPr>
        <w:tabs>
          <w:tab w:val="num" w:pos="1440"/>
        </w:tabs>
        <w:ind w:left="1440" w:hanging="720"/>
      </w:pPr>
      <w:rPr>
        <w:rFonts w:ascii="Wingdings" w:hAnsi="Wingdings" w:hint="default"/>
      </w:rPr>
    </w:lvl>
  </w:abstractNum>
  <w:abstractNum w:abstractNumId="18" w15:restartNumberingAfterBreak="0">
    <w:nsid w:val="3B9B6F77"/>
    <w:multiLevelType w:val="hybridMultilevel"/>
    <w:tmpl w:val="83CE1FCC"/>
    <w:lvl w:ilvl="0" w:tplc="FFFFFFFF">
      <w:start w:val="1"/>
      <w:numFmt w:val="lowerLetter"/>
      <w:lvlRestart w:val="0"/>
      <w:lvlText w:val="%1."/>
      <w:lvlJc w:val="left"/>
      <w:pPr>
        <w:ind w:left="1065" w:firstLine="0"/>
      </w:pPr>
      <w:rPr>
        <w:rFonts w:ascii="Calibri" w:eastAsia="Calibri" w:hAnsi="Calibri" w:cs="Calibri" w:hint="default"/>
        <w:b w:val="0"/>
        <w:i w:val="0"/>
        <w:strike w:val="0"/>
        <w:dstrike w:val="0"/>
        <w:color w:val="000000"/>
        <w:sz w:val="22"/>
        <w:szCs w:val="22"/>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357612"/>
    <w:multiLevelType w:val="multilevel"/>
    <w:tmpl w:val="D8F27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606886"/>
    <w:multiLevelType w:val="multilevel"/>
    <w:tmpl w:val="78DA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D21D26"/>
    <w:multiLevelType w:val="hybridMultilevel"/>
    <w:tmpl w:val="AF027498"/>
    <w:lvl w:ilvl="0" w:tplc="FEF46B5E">
      <w:start w:val="1"/>
      <w:numFmt w:val="decimal"/>
      <w:lvlText w:val="%1."/>
      <w:lvlJc w:val="left"/>
      <w:pPr>
        <w:ind w:left="360" w:hanging="360"/>
      </w:pPr>
      <w:rPr>
        <w:rFonts w:ascii="Verdana" w:hAnsi="Verdana" w:hint="default"/>
        <w:b/>
        <w:color w:val="000000" w:themeColor="text1"/>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142DA9"/>
    <w:multiLevelType w:val="multilevel"/>
    <w:tmpl w:val="323471A6"/>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57C270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921B31"/>
    <w:multiLevelType w:val="hybridMultilevel"/>
    <w:tmpl w:val="5D9CBF98"/>
    <w:lvl w:ilvl="0" w:tplc="C29A15E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BC65AE"/>
    <w:multiLevelType w:val="hybridMultilevel"/>
    <w:tmpl w:val="155CC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EB5657"/>
    <w:multiLevelType w:val="multilevel"/>
    <w:tmpl w:val="529A2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C577E4"/>
    <w:multiLevelType w:val="hybridMultilevel"/>
    <w:tmpl w:val="83CE1FCC"/>
    <w:lvl w:ilvl="0" w:tplc="33081C44">
      <w:start w:val="1"/>
      <w:numFmt w:val="lowerLetter"/>
      <w:lvlRestart w:val="0"/>
      <w:lvlText w:val="%1."/>
      <w:lvlJc w:val="left"/>
      <w:pPr>
        <w:ind w:left="1065" w:firstLine="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9F3D15"/>
    <w:multiLevelType w:val="hybridMultilevel"/>
    <w:tmpl w:val="31225DA4"/>
    <w:lvl w:ilvl="0" w:tplc="AF6C6554">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CF7BB5"/>
    <w:multiLevelType w:val="hybridMultilevel"/>
    <w:tmpl w:val="A52C04E8"/>
    <w:lvl w:ilvl="0" w:tplc="0409000F">
      <w:start w:val="1"/>
      <w:numFmt w:val="decimal"/>
      <w:lvlText w:val="%1."/>
      <w:lvlJc w:val="left"/>
      <w:pPr>
        <w:ind w:left="720" w:hanging="720"/>
      </w:pPr>
      <w:rPr>
        <w:rFonts w:hint="default"/>
      </w:rPr>
    </w:lvl>
    <w:lvl w:ilvl="1" w:tplc="B3A06EDE">
      <w:start w:val="1"/>
      <w:numFmt w:val="decimal"/>
      <w:lvlText w:val="%2."/>
      <w:lvlJc w:val="left"/>
      <w:pPr>
        <w:ind w:left="1440" w:hanging="72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CE90481"/>
    <w:multiLevelType w:val="multilevel"/>
    <w:tmpl w:val="E9A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4713E"/>
    <w:multiLevelType w:val="hybridMultilevel"/>
    <w:tmpl w:val="3F90E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C65987"/>
    <w:multiLevelType w:val="multilevel"/>
    <w:tmpl w:val="40F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078B3"/>
    <w:multiLevelType w:val="multilevel"/>
    <w:tmpl w:val="9FA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13205"/>
    <w:multiLevelType w:val="multilevel"/>
    <w:tmpl w:val="569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87B4E"/>
    <w:multiLevelType w:val="multilevel"/>
    <w:tmpl w:val="7D5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13EC6"/>
    <w:multiLevelType w:val="hybridMultilevel"/>
    <w:tmpl w:val="DD442384"/>
    <w:lvl w:ilvl="0" w:tplc="F5B0051A">
      <w:start w:val="1"/>
      <w:numFmt w:val="decimal"/>
      <w:pStyle w:val="ListBullet"/>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523026">
    <w:abstractNumId w:val="5"/>
  </w:num>
  <w:num w:numId="2" w16cid:durableId="1622758390">
    <w:abstractNumId w:val="36"/>
  </w:num>
  <w:num w:numId="3" w16cid:durableId="1146773939">
    <w:abstractNumId w:val="29"/>
  </w:num>
  <w:num w:numId="4" w16cid:durableId="673849237">
    <w:abstractNumId w:val="16"/>
  </w:num>
  <w:num w:numId="5" w16cid:durableId="455878064">
    <w:abstractNumId w:val="17"/>
  </w:num>
  <w:num w:numId="6" w16cid:durableId="1533613940">
    <w:abstractNumId w:val="14"/>
  </w:num>
  <w:num w:numId="7" w16cid:durableId="70666670">
    <w:abstractNumId w:val="1"/>
  </w:num>
  <w:num w:numId="8" w16cid:durableId="1849558743">
    <w:abstractNumId w:val="24"/>
  </w:num>
  <w:num w:numId="9" w16cid:durableId="1156990269">
    <w:abstractNumId w:val="28"/>
  </w:num>
  <w:num w:numId="10" w16cid:durableId="147483280">
    <w:abstractNumId w:val="25"/>
  </w:num>
  <w:num w:numId="11" w16cid:durableId="335963479">
    <w:abstractNumId w:val="7"/>
  </w:num>
  <w:num w:numId="12" w16cid:durableId="1224096054">
    <w:abstractNumId w:val="8"/>
  </w:num>
  <w:num w:numId="13" w16cid:durableId="59793619">
    <w:abstractNumId w:val="23"/>
  </w:num>
  <w:num w:numId="14" w16cid:durableId="1347828235">
    <w:abstractNumId w:val="27"/>
  </w:num>
  <w:num w:numId="15" w16cid:durableId="2114475662">
    <w:abstractNumId w:val="18"/>
  </w:num>
  <w:num w:numId="16" w16cid:durableId="1009061288">
    <w:abstractNumId w:val="10"/>
  </w:num>
  <w:num w:numId="17" w16cid:durableId="1105268250">
    <w:abstractNumId w:val="13"/>
  </w:num>
  <w:num w:numId="18" w16cid:durableId="987978009">
    <w:abstractNumId w:val="26"/>
  </w:num>
  <w:num w:numId="19" w16cid:durableId="1833183314">
    <w:abstractNumId w:val="31"/>
  </w:num>
  <w:num w:numId="20" w16cid:durableId="1173567100">
    <w:abstractNumId w:val="11"/>
  </w:num>
  <w:num w:numId="21" w16cid:durableId="623273183">
    <w:abstractNumId w:val="32"/>
  </w:num>
  <w:num w:numId="22" w16cid:durableId="673385347">
    <w:abstractNumId w:val="2"/>
  </w:num>
  <w:num w:numId="23" w16cid:durableId="1959212280">
    <w:abstractNumId w:val="3"/>
  </w:num>
  <w:num w:numId="24" w16cid:durableId="1266035906">
    <w:abstractNumId w:val="35"/>
  </w:num>
  <w:num w:numId="25" w16cid:durableId="1271666188">
    <w:abstractNumId w:val="15"/>
  </w:num>
  <w:num w:numId="26" w16cid:durableId="1917472466">
    <w:abstractNumId w:val="9"/>
  </w:num>
  <w:num w:numId="27" w16cid:durableId="1121338356">
    <w:abstractNumId w:val="34"/>
  </w:num>
  <w:num w:numId="28" w16cid:durableId="1912615254">
    <w:abstractNumId w:val="0"/>
  </w:num>
  <w:num w:numId="29" w16cid:durableId="2097052059">
    <w:abstractNumId w:val="30"/>
  </w:num>
  <w:num w:numId="30" w16cid:durableId="2075809759">
    <w:abstractNumId w:val="33"/>
  </w:num>
  <w:num w:numId="31" w16cid:durableId="355470237">
    <w:abstractNumId w:val="19"/>
  </w:num>
  <w:num w:numId="32" w16cid:durableId="1621836000">
    <w:abstractNumId w:val="22"/>
  </w:num>
  <w:num w:numId="33" w16cid:durableId="552929029">
    <w:abstractNumId w:val="20"/>
  </w:num>
  <w:num w:numId="34" w16cid:durableId="36318709">
    <w:abstractNumId w:val="21"/>
  </w:num>
  <w:num w:numId="35" w16cid:durableId="1513566264">
    <w:abstractNumId w:val="6"/>
  </w:num>
  <w:num w:numId="36" w16cid:durableId="203834461">
    <w:abstractNumId w:val="12"/>
  </w:num>
  <w:num w:numId="37" w16cid:durableId="333192654">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mar, Partik">
    <w15:presenceInfo w15:providerId="AD" w15:userId="S::partikumar@deloitte.com::a2513366-4644-4a5a-afaa-987368976f44"/>
  </w15:person>
  <w15:person w15:author="Goel, Rajat">
    <w15:presenceInfo w15:providerId="AD" w15:userId="S::rajgoel@deloitte.com::fe5f382f-a306-4952-9fe0-67f091d6d1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E03"/>
    <w:rsid w:val="00001113"/>
    <w:rsid w:val="000027B4"/>
    <w:rsid w:val="00010FE7"/>
    <w:rsid w:val="000128D1"/>
    <w:rsid w:val="0001290A"/>
    <w:rsid w:val="00012B5E"/>
    <w:rsid w:val="00014816"/>
    <w:rsid w:val="000325AD"/>
    <w:rsid w:val="00045DCA"/>
    <w:rsid w:val="000477F7"/>
    <w:rsid w:val="00047830"/>
    <w:rsid w:val="000505A2"/>
    <w:rsid w:val="0005283D"/>
    <w:rsid w:val="00056B24"/>
    <w:rsid w:val="00057EF1"/>
    <w:rsid w:val="00060FB8"/>
    <w:rsid w:val="0006470B"/>
    <w:rsid w:val="00066370"/>
    <w:rsid w:val="0007148E"/>
    <w:rsid w:val="000729FC"/>
    <w:rsid w:val="000804D9"/>
    <w:rsid w:val="000807A5"/>
    <w:rsid w:val="00080B6E"/>
    <w:rsid w:val="00082AF1"/>
    <w:rsid w:val="0008667A"/>
    <w:rsid w:val="000932DB"/>
    <w:rsid w:val="000955C5"/>
    <w:rsid w:val="000A0A58"/>
    <w:rsid w:val="000A2F23"/>
    <w:rsid w:val="000A5A9F"/>
    <w:rsid w:val="000A5F0F"/>
    <w:rsid w:val="000B2454"/>
    <w:rsid w:val="000B3E7F"/>
    <w:rsid w:val="000D4357"/>
    <w:rsid w:val="000F4F7A"/>
    <w:rsid w:val="000F6B0C"/>
    <w:rsid w:val="0010422B"/>
    <w:rsid w:val="00107F66"/>
    <w:rsid w:val="00113C7C"/>
    <w:rsid w:val="00117D3E"/>
    <w:rsid w:val="001263B8"/>
    <w:rsid w:val="001266B8"/>
    <w:rsid w:val="001322CA"/>
    <w:rsid w:val="001349FD"/>
    <w:rsid w:val="00142D27"/>
    <w:rsid w:val="001456DC"/>
    <w:rsid w:val="00147D4D"/>
    <w:rsid w:val="00155A38"/>
    <w:rsid w:val="00160450"/>
    <w:rsid w:val="00167135"/>
    <w:rsid w:val="001673BE"/>
    <w:rsid w:val="00172A5E"/>
    <w:rsid w:val="00173E97"/>
    <w:rsid w:val="00176D34"/>
    <w:rsid w:val="00176E39"/>
    <w:rsid w:val="00190D6E"/>
    <w:rsid w:val="001962F9"/>
    <w:rsid w:val="001976B7"/>
    <w:rsid w:val="00197C84"/>
    <w:rsid w:val="001A034A"/>
    <w:rsid w:val="001A3070"/>
    <w:rsid w:val="001A4929"/>
    <w:rsid w:val="001A56B2"/>
    <w:rsid w:val="001B09E2"/>
    <w:rsid w:val="001B0BEF"/>
    <w:rsid w:val="001B0C54"/>
    <w:rsid w:val="001B0F19"/>
    <w:rsid w:val="001C44E7"/>
    <w:rsid w:val="001C454C"/>
    <w:rsid w:val="001C5402"/>
    <w:rsid w:val="001D7707"/>
    <w:rsid w:val="001E4C79"/>
    <w:rsid w:val="001E4E57"/>
    <w:rsid w:val="001E5BCE"/>
    <w:rsid w:val="001F1B93"/>
    <w:rsid w:val="001F1DC1"/>
    <w:rsid w:val="00206CA6"/>
    <w:rsid w:val="00210744"/>
    <w:rsid w:val="00210AD2"/>
    <w:rsid w:val="0021347E"/>
    <w:rsid w:val="00223215"/>
    <w:rsid w:val="00223301"/>
    <w:rsid w:val="00224929"/>
    <w:rsid w:val="00225722"/>
    <w:rsid w:val="0023616B"/>
    <w:rsid w:val="00237044"/>
    <w:rsid w:val="00244A66"/>
    <w:rsid w:val="00244C2A"/>
    <w:rsid w:val="00247CF3"/>
    <w:rsid w:val="00247D43"/>
    <w:rsid w:val="002548A3"/>
    <w:rsid w:val="00257317"/>
    <w:rsid w:val="00261462"/>
    <w:rsid w:val="002614CE"/>
    <w:rsid w:val="00262B94"/>
    <w:rsid w:val="00275400"/>
    <w:rsid w:val="00276201"/>
    <w:rsid w:val="0027674F"/>
    <w:rsid w:val="0029355D"/>
    <w:rsid w:val="00297749"/>
    <w:rsid w:val="002A57C8"/>
    <w:rsid w:val="002A70F0"/>
    <w:rsid w:val="002B030B"/>
    <w:rsid w:val="002B2267"/>
    <w:rsid w:val="002B2C6D"/>
    <w:rsid w:val="002B40D2"/>
    <w:rsid w:val="002C67C1"/>
    <w:rsid w:val="002D0B62"/>
    <w:rsid w:val="002D1EB4"/>
    <w:rsid w:val="002D5265"/>
    <w:rsid w:val="002D5A4B"/>
    <w:rsid w:val="002D608C"/>
    <w:rsid w:val="002D68A7"/>
    <w:rsid w:val="002D77D9"/>
    <w:rsid w:val="002E237D"/>
    <w:rsid w:val="002E57B1"/>
    <w:rsid w:val="002F0E36"/>
    <w:rsid w:val="002F0E64"/>
    <w:rsid w:val="002F268A"/>
    <w:rsid w:val="003002FB"/>
    <w:rsid w:val="00301EB8"/>
    <w:rsid w:val="003020D3"/>
    <w:rsid w:val="003040C5"/>
    <w:rsid w:val="00305C09"/>
    <w:rsid w:val="00310689"/>
    <w:rsid w:val="003130FF"/>
    <w:rsid w:val="00314948"/>
    <w:rsid w:val="00316524"/>
    <w:rsid w:val="00324690"/>
    <w:rsid w:val="00334C2B"/>
    <w:rsid w:val="00334D08"/>
    <w:rsid w:val="003374D5"/>
    <w:rsid w:val="0034091D"/>
    <w:rsid w:val="00342DC7"/>
    <w:rsid w:val="00343F0C"/>
    <w:rsid w:val="00345C8A"/>
    <w:rsid w:val="0034676C"/>
    <w:rsid w:val="003469B0"/>
    <w:rsid w:val="0034795C"/>
    <w:rsid w:val="00347CB0"/>
    <w:rsid w:val="00352211"/>
    <w:rsid w:val="00361506"/>
    <w:rsid w:val="003728AE"/>
    <w:rsid w:val="003731B3"/>
    <w:rsid w:val="00374312"/>
    <w:rsid w:val="003771D9"/>
    <w:rsid w:val="00391850"/>
    <w:rsid w:val="00392A7E"/>
    <w:rsid w:val="003950D7"/>
    <w:rsid w:val="003A2547"/>
    <w:rsid w:val="003B06B4"/>
    <w:rsid w:val="003B44A2"/>
    <w:rsid w:val="003B723D"/>
    <w:rsid w:val="003C0BDF"/>
    <w:rsid w:val="003C37A9"/>
    <w:rsid w:val="003C791B"/>
    <w:rsid w:val="003D1042"/>
    <w:rsid w:val="003D1A0D"/>
    <w:rsid w:val="003D4758"/>
    <w:rsid w:val="003E2D0C"/>
    <w:rsid w:val="003E31D9"/>
    <w:rsid w:val="003E7EDD"/>
    <w:rsid w:val="003F0C30"/>
    <w:rsid w:val="003F22D1"/>
    <w:rsid w:val="003F5189"/>
    <w:rsid w:val="003F54A4"/>
    <w:rsid w:val="0040118F"/>
    <w:rsid w:val="004161F6"/>
    <w:rsid w:val="004162DA"/>
    <w:rsid w:val="00416329"/>
    <w:rsid w:val="00422D4F"/>
    <w:rsid w:val="00423E32"/>
    <w:rsid w:val="00424EEF"/>
    <w:rsid w:val="00426CCA"/>
    <w:rsid w:val="004276D1"/>
    <w:rsid w:val="004301EB"/>
    <w:rsid w:val="0043185F"/>
    <w:rsid w:val="00440E36"/>
    <w:rsid w:val="004419E0"/>
    <w:rsid w:val="0044428A"/>
    <w:rsid w:val="00446587"/>
    <w:rsid w:val="00453799"/>
    <w:rsid w:val="00454321"/>
    <w:rsid w:val="00457A63"/>
    <w:rsid w:val="00462A18"/>
    <w:rsid w:val="004637F0"/>
    <w:rsid w:val="00473205"/>
    <w:rsid w:val="00476F72"/>
    <w:rsid w:val="00477141"/>
    <w:rsid w:val="00483086"/>
    <w:rsid w:val="004841FA"/>
    <w:rsid w:val="00484ED5"/>
    <w:rsid w:val="00486BF8"/>
    <w:rsid w:val="00487585"/>
    <w:rsid w:val="004926A8"/>
    <w:rsid w:val="00494A3D"/>
    <w:rsid w:val="004965FA"/>
    <w:rsid w:val="004A0C02"/>
    <w:rsid w:val="004A5229"/>
    <w:rsid w:val="004A7E3C"/>
    <w:rsid w:val="004B103C"/>
    <w:rsid w:val="004B3352"/>
    <w:rsid w:val="004B6126"/>
    <w:rsid w:val="004B6654"/>
    <w:rsid w:val="004B68D8"/>
    <w:rsid w:val="004C3652"/>
    <w:rsid w:val="004C5279"/>
    <w:rsid w:val="004C5B71"/>
    <w:rsid w:val="004C62B2"/>
    <w:rsid w:val="004D02D8"/>
    <w:rsid w:val="004D0942"/>
    <w:rsid w:val="004D2A27"/>
    <w:rsid w:val="004D39DE"/>
    <w:rsid w:val="004D59D2"/>
    <w:rsid w:val="004D75E2"/>
    <w:rsid w:val="004F2096"/>
    <w:rsid w:val="004F59B3"/>
    <w:rsid w:val="004F5C44"/>
    <w:rsid w:val="004F5D9E"/>
    <w:rsid w:val="00504941"/>
    <w:rsid w:val="00515597"/>
    <w:rsid w:val="005171DC"/>
    <w:rsid w:val="005210AE"/>
    <w:rsid w:val="00524947"/>
    <w:rsid w:val="00531D40"/>
    <w:rsid w:val="0053264E"/>
    <w:rsid w:val="0053312F"/>
    <w:rsid w:val="00545162"/>
    <w:rsid w:val="00547037"/>
    <w:rsid w:val="005506B0"/>
    <w:rsid w:val="005626E3"/>
    <w:rsid w:val="005634B9"/>
    <w:rsid w:val="00563842"/>
    <w:rsid w:val="00567845"/>
    <w:rsid w:val="00573095"/>
    <w:rsid w:val="00573BBD"/>
    <w:rsid w:val="00575807"/>
    <w:rsid w:val="00582807"/>
    <w:rsid w:val="00587DFA"/>
    <w:rsid w:val="005968FD"/>
    <w:rsid w:val="005A60FD"/>
    <w:rsid w:val="005A6970"/>
    <w:rsid w:val="005A6B9B"/>
    <w:rsid w:val="005B2073"/>
    <w:rsid w:val="005B7D80"/>
    <w:rsid w:val="005C13BB"/>
    <w:rsid w:val="005C5A5F"/>
    <w:rsid w:val="005C6544"/>
    <w:rsid w:val="005D4277"/>
    <w:rsid w:val="005D6EF3"/>
    <w:rsid w:val="005D704F"/>
    <w:rsid w:val="005E0FE1"/>
    <w:rsid w:val="005E27B3"/>
    <w:rsid w:val="005E2904"/>
    <w:rsid w:val="005E4EAA"/>
    <w:rsid w:val="005E6065"/>
    <w:rsid w:val="005F2A69"/>
    <w:rsid w:val="005F2D6E"/>
    <w:rsid w:val="005F5920"/>
    <w:rsid w:val="005F7548"/>
    <w:rsid w:val="0061248E"/>
    <w:rsid w:val="006147A1"/>
    <w:rsid w:val="006147B6"/>
    <w:rsid w:val="00617777"/>
    <w:rsid w:val="00620C58"/>
    <w:rsid w:val="00624ED3"/>
    <w:rsid w:val="00631C4E"/>
    <w:rsid w:val="00633F51"/>
    <w:rsid w:val="0064467B"/>
    <w:rsid w:val="00651782"/>
    <w:rsid w:val="006620D4"/>
    <w:rsid w:val="00662B97"/>
    <w:rsid w:val="00663BC2"/>
    <w:rsid w:val="006662DC"/>
    <w:rsid w:val="006700C8"/>
    <w:rsid w:val="00677601"/>
    <w:rsid w:val="006805CF"/>
    <w:rsid w:val="0068238C"/>
    <w:rsid w:val="00683F2F"/>
    <w:rsid w:val="00684F20"/>
    <w:rsid w:val="00686751"/>
    <w:rsid w:val="00687437"/>
    <w:rsid w:val="006908C0"/>
    <w:rsid w:val="00690F4E"/>
    <w:rsid w:val="006A1279"/>
    <w:rsid w:val="006A14EF"/>
    <w:rsid w:val="006A27A3"/>
    <w:rsid w:val="006B01E7"/>
    <w:rsid w:val="006B08D5"/>
    <w:rsid w:val="006B37E2"/>
    <w:rsid w:val="006B4601"/>
    <w:rsid w:val="006B4C15"/>
    <w:rsid w:val="006B75FF"/>
    <w:rsid w:val="006C68CC"/>
    <w:rsid w:val="006D371F"/>
    <w:rsid w:val="006E0AB7"/>
    <w:rsid w:val="006E274F"/>
    <w:rsid w:val="006E70D1"/>
    <w:rsid w:val="006E76C7"/>
    <w:rsid w:val="006F0C42"/>
    <w:rsid w:val="006F38EE"/>
    <w:rsid w:val="006F7DEE"/>
    <w:rsid w:val="00700B57"/>
    <w:rsid w:val="00702F10"/>
    <w:rsid w:val="00705FFD"/>
    <w:rsid w:val="0071760F"/>
    <w:rsid w:val="00722A71"/>
    <w:rsid w:val="00730358"/>
    <w:rsid w:val="0073117D"/>
    <w:rsid w:val="00731366"/>
    <w:rsid w:val="00731E45"/>
    <w:rsid w:val="00737D89"/>
    <w:rsid w:val="007407A0"/>
    <w:rsid w:val="00741645"/>
    <w:rsid w:val="0074231E"/>
    <w:rsid w:val="00754A4D"/>
    <w:rsid w:val="00754AAF"/>
    <w:rsid w:val="00760670"/>
    <w:rsid w:val="0077003D"/>
    <w:rsid w:val="00771324"/>
    <w:rsid w:val="00777818"/>
    <w:rsid w:val="00777A58"/>
    <w:rsid w:val="00781674"/>
    <w:rsid w:val="00787F91"/>
    <w:rsid w:val="00793F0E"/>
    <w:rsid w:val="007A395E"/>
    <w:rsid w:val="007A3CBD"/>
    <w:rsid w:val="007A62B0"/>
    <w:rsid w:val="007B0759"/>
    <w:rsid w:val="007B0C0E"/>
    <w:rsid w:val="007B2838"/>
    <w:rsid w:val="007B2879"/>
    <w:rsid w:val="007B584F"/>
    <w:rsid w:val="007B6D2A"/>
    <w:rsid w:val="007B7A9B"/>
    <w:rsid w:val="007C34E7"/>
    <w:rsid w:val="007C7192"/>
    <w:rsid w:val="007C7B8A"/>
    <w:rsid w:val="007D132A"/>
    <w:rsid w:val="007E340D"/>
    <w:rsid w:val="007E4072"/>
    <w:rsid w:val="007F08E9"/>
    <w:rsid w:val="00813D40"/>
    <w:rsid w:val="008154E3"/>
    <w:rsid w:val="00817CF3"/>
    <w:rsid w:val="008251BD"/>
    <w:rsid w:val="008251BF"/>
    <w:rsid w:val="008274AF"/>
    <w:rsid w:val="00827B3A"/>
    <w:rsid w:val="00831F91"/>
    <w:rsid w:val="00832178"/>
    <w:rsid w:val="0083362A"/>
    <w:rsid w:val="008369DA"/>
    <w:rsid w:val="00842660"/>
    <w:rsid w:val="008441D0"/>
    <w:rsid w:val="00844DC5"/>
    <w:rsid w:val="008470BD"/>
    <w:rsid w:val="00850BA0"/>
    <w:rsid w:val="0085546F"/>
    <w:rsid w:val="00855F4F"/>
    <w:rsid w:val="00863AF5"/>
    <w:rsid w:val="008653E9"/>
    <w:rsid w:val="008679D3"/>
    <w:rsid w:val="00874771"/>
    <w:rsid w:val="0087733E"/>
    <w:rsid w:val="0087742A"/>
    <w:rsid w:val="00882192"/>
    <w:rsid w:val="008872AB"/>
    <w:rsid w:val="00892A49"/>
    <w:rsid w:val="008A01D7"/>
    <w:rsid w:val="008A1E16"/>
    <w:rsid w:val="008A4F06"/>
    <w:rsid w:val="008B46E8"/>
    <w:rsid w:val="008C2803"/>
    <w:rsid w:val="008C284C"/>
    <w:rsid w:val="008C43EF"/>
    <w:rsid w:val="008D18FA"/>
    <w:rsid w:val="008D449F"/>
    <w:rsid w:val="008D614D"/>
    <w:rsid w:val="008E367F"/>
    <w:rsid w:val="008E4000"/>
    <w:rsid w:val="008E77F3"/>
    <w:rsid w:val="008F3A10"/>
    <w:rsid w:val="008F6270"/>
    <w:rsid w:val="009017D8"/>
    <w:rsid w:val="00901BBB"/>
    <w:rsid w:val="009030AD"/>
    <w:rsid w:val="00904221"/>
    <w:rsid w:val="009047BD"/>
    <w:rsid w:val="00904D09"/>
    <w:rsid w:val="00911B89"/>
    <w:rsid w:val="00911E07"/>
    <w:rsid w:val="00917A79"/>
    <w:rsid w:val="0092488D"/>
    <w:rsid w:val="00931FE5"/>
    <w:rsid w:val="00933760"/>
    <w:rsid w:val="00937092"/>
    <w:rsid w:val="009437BC"/>
    <w:rsid w:val="00944D2B"/>
    <w:rsid w:val="0095077C"/>
    <w:rsid w:val="00954E2C"/>
    <w:rsid w:val="0095603F"/>
    <w:rsid w:val="00956AEC"/>
    <w:rsid w:val="009570B6"/>
    <w:rsid w:val="009630E9"/>
    <w:rsid w:val="00963A80"/>
    <w:rsid w:val="009644AD"/>
    <w:rsid w:val="009716E8"/>
    <w:rsid w:val="009728C6"/>
    <w:rsid w:val="00975890"/>
    <w:rsid w:val="00980050"/>
    <w:rsid w:val="009819C7"/>
    <w:rsid w:val="00982F63"/>
    <w:rsid w:val="00984E9B"/>
    <w:rsid w:val="0099332B"/>
    <w:rsid w:val="00993E2B"/>
    <w:rsid w:val="009965B4"/>
    <w:rsid w:val="009A748D"/>
    <w:rsid w:val="009B1096"/>
    <w:rsid w:val="009B15D8"/>
    <w:rsid w:val="009B7E87"/>
    <w:rsid w:val="009C5297"/>
    <w:rsid w:val="009D4FCF"/>
    <w:rsid w:val="009D7D72"/>
    <w:rsid w:val="009E0173"/>
    <w:rsid w:val="009E45CF"/>
    <w:rsid w:val="009F6DB2"/>
    <w:rsid w:val="00A025D9"/>
    <w:rsid w:val="00A03EB5"/>
    <w:rsid w:val="00A0727F"/>
    <w:rsid w:val="00A141B2"/>
    <w:rsid w:val="00A15ECB"/>
    <w:rsid w:val="00A16BE9"/>
    <w:rsid w:val="00A17381"/>
    <w:rsid w:val="00A209AE"/>
    <w:rsid w:val="00A24151"/>
    <w:rsid w:val="00A24B95"/>
    <w:rsid w:val="00A31869"/>
    <w:rsid w:val="00A35E91"/>
    <w:rsid w:val="00A36A95"/>
    <w:rsid w:val="00A47D0B"/>
    <w:rsid w:val="00A500D0"/>
    <w:rsid w:val="00A51741"/>
    <w:rsid w:val="00A51AAE"/>
    <w:rsid w:val="00A54788"/>
    <w:rsid w:val="00A548F4"/>
    <w:rsid w:val="00A570EE"/>
    <w:rsid w:val="00A61906"/>
    <w:rsid w:val="00A619D1"/>
    <w:rsid w:val="00A645FC"/>
    <w:rsid w:val="00A67B37"/>
    <w:rsid w:val="00A72A80"/>
    <w:rsid w:val="00A744A5"/>
    <w:rsid w:val="00A8698F"/>
    <w:rsid w:val="00A86F2D"/>
    <w:rsid w:val="00A910C9"/>
    <w:rsid w:val="00A9392A"/>
    <w:rsid w:val="00A940E0"/>
    <w:rsid w:val="00AC0329"/>
    <w:rsid w:val="00AC0810"/>
    <w:rsid w:val="00AC2A3F"/>
    <w:rsid w:val="00AD5DF1"/>
    <w:rsid w:val="00AE063C"/>
    <w:rsid w:val="00AE1C99"/>
    <w:rsid w:val="00AE405E"/>
    <w:rsid w:val="00AE7465"/>
    <w:rsid w:val="00AF02F1"/>
    <w:rsid w:val="00AF0625"/>
    <w:rsid w:val="00AF2D02"/>
    <w:rsid w:val="00AF6C18"/>
    <w:rsid w:val="00B01879"/>
    <w:rsid w:val="00B16DB5"/>
    <w:rsid w:val="00B2245A"/>
    <w:rsid w:val="00B22D12"/>
    <w:rsid w:val="00B245F1"/>
    <w:rsid w:val="00B261F1"/>
    <w:rsid w:val="00B32141"/>
    <w:rsid w:val="00B35C8C"/>
    <w:rsid w:val="00B36DA1"/>
    <w:rsid w:val="00B422CC"/>
    <w:rsid w:val="00B50C4B"/>
    <w:rsid w:val="00B54D0A"/>
    <w:rsid w:val="00B62D77"/>
    <w:rsid w:val="00B65C7D"/>
    <w:rsid w:val="00B76453"/>
    <w:rsid w:val="00B77E27"/>
    <w:rsid w:val="00B80125"/>
    <w:rsid w:val="00B817E1"/>
    <w:rsid w:val="00B914ED"/>
    <w:rsid w:val="00B91610"/>
    <w:rsid w:val="00BA0D0E"/>
    <w:rsid w:val="00BA18AC"/>
    <w:rsid w:val="00BA702A"/>
    <w:rsid w:val="00BB1E41"/>
    <w:rsid w:val="00BB2046"/>
    <w:rsid w:val="00BB2C76"/>
    <w:rsid w:val="00BB724D"/>
    <w:rsid w:val="00BB7E48"/>
    <w:rsid w:val="00BC521C"/>
    <w:rsid w:val="00BC6689"/>
    <w:rsid w:val="00BC6E7C"/>
    <w:rsid w:val="00BD388E"/>
    <w:rsid w:val="00BD39BE"/>
    <w:rsid w:val="00BD3AD6"/>
    <w:rsid w:val="00BD76C6"/>
    <w:rsid w:val="00BE0562"/>
    <w:rsid w:val="00BE364E"/>
    <w:rsid w:val="00BE577B"/>
    <w:rsid w:val="00BE6E77"/>
    <w:rsid w:val="00BF1302"/>
    <w:rsid w:val="00BF760F"/>
    <w:rsid w:val="00C00AA8"/>
    <w:rsid w:val="00C018EC"/>
    <w:rsid w:val="00C05C38"/>
    <w:rsid w:val="00C1084B"/>
    <w:rsid w:val="00C10981"/>
    <w:rsid w:val="00C12D87"/>
    <w:rsid w:val="00C14DC1"/>
    <w:rsid w:val="00C157E2"/>
    <w:rsid w:val="00C2460C"/>
    <w:rsid w:val="00C308E3"/>
    <w:rsid w:val="00C33D22"/>
    <w:rsid w:val="00C3419E"/>
    <w:rsid w:val="00C4173B"/>
    <w:rsid w:val="00C4476C"/>
    <w:rsid w:val="00C46488"/>
    <w:rsid w:val="00C47424"/>
    <w:rsid w:val="00C504CC"/>
    <w:rsid w:val="00C50F3D"/>
    <w:rsid w:val="00C52A8C"/>
    <w:rsid w:val="00C53BDF"/>
    <w:rsid w:val="00C53FB4"/>
    <w:rsid w:val="00C578EC"/>
    <w:rsid w:val="00C6048B"/>
    <w:rsid w:val="00C614E8"/>
    <w:rsid w:val="00C62BB5"/>
    <w:rsid w:val="00C64479"/>
    <w:rsid w:val="00C7297B"/>
    <w:rsid w:val="00C73BD7"/>
    <w:rsid w:val="00C743D3"/>
    <w:rsid w:val="00C76640"/>
    <w:rsid w:val="00C826CF"/>
    <w:rsid w:val="00C8473F"/>
    <w:rsid w:val="00C857AD"/>
    <w:rsid w:val="00C93E74"/>
    <w:rsid w:val="00C97A19"/>
    <w:rsid w:val="00CA4B51"/>
    <w:rsid w:val="00CA5F8F"/>
    <w:rsid w:val="00CB0A73"/>
    <w:rsid w:val="00CC5C96"/>
    <w:rsid w:val="00CC61DB"/>
    <w:rsid w:val="00CC7EF1"/>
    <w:rsid w:val="00CD1A0C"/>
    <w:rsid w:val="00CD3BBF"/>
    <w:rsid w:val="00CD4F4D"/>
    <w:rsid w:val="00CD5AD3"/>
    <w:rsid w:val="00CE046D"/>
    <w:rsid w:val="00CE2A16"/>
    <w:rsid w:val="00CE412E"/>
    <w:rsid w:val="00CE4220"/>
    <w:rsid w:val="00CF096C"/>
    <w:rsid w:val="00CF32E6"/>
    <w:rsid w:val="00CF37D1"/>
    <w:rsid w:val="00CF727E"/>
    <w:rsid w:val="00CF749E"/>
    <w:rsid w:val="00D006C1"/>
    <w:rsid w:val="00D007C8"/>
    <w:rsid w:val="00D00B3A"/>
    <w:rsid w:val="00D0195E"/>
    <w:rsid w:val="00D04B00"/>
    <w:rsid w:val="00D12583"/>
    <w:rsid w:val="00D13B96"/>
    <w:rsid w:val="00D14685"/>
    <w:rsid w:val="00D149BE"/>
    <w:rsid w:val="00D1526E"/>
    <w:rsid w:val="00D21524"/>
    <w:rsid w:val="00D2409D"/>
    <w:rsid w:val="00D25004"/>
    <w:rsid w:val="00D27136"/>
    <w:rsid w:val="00D27394"/>
    <w:rsid w:val="00D27555"/>
    <w:rsid w:val="00D31474"/>
    <w:rsid w:val="00D33169"/>
    <w:rsid w:val="00D37331"/>
    <w:rsid w:val="00D37483"/>
    <w:rsid w:val="00D404D9"/>
    <w:rsid w:val="00D415BB"/>
    <w:rsid w:val="00D55606"/>
    <w:rsid w:val="00D56587"/>
    <w:rsid w:val="00D70564"/>
    <w:rsid w:val="00D72AD5"/>
    <w:rsid w:val="00D75ECD"/>
    <w:rsid w:val="00D75F6A"/>
    <w:rsid w:val="00D76D05"/>
    <w:rsid w:val="00D8174E"/>
    <w:rsid w:val="00D81A6D"/>
    <w:rsid w:val="00D84FDF"/>
    <w:rsid w:val="00D967BD"/>
    <w:rsid w:val="00DA3164"/>
    <w:rsid w:val="00DA565E"/>
    <w:rsid w:val="00DC197F"/>
    <w:rsid w:val="00DC4621"/>
    <w:rsid w:val="00DC5437"/>
    <w:rsid w:val="00DD17E8"/>
    <w:rsid w:val="00DD3C77"/>
    <w:rsid w:val="00DD5250"/>
    <w:rsid w:val="00DE002D"/>
    <w:rsid w:val="00DE7034"/>
    <w:rsid w:val="00DE7483"/>
    <w:rsid w:val="00DF0923"/>
    <w:rsid w:val="00DF417B"/>
    <w:rsid w:val="00DF66F9"/>
    <w:rsid w:val="00E01F9A"/>
    <w:rsid w:val="00E024F2"/>
    <w:rsid w:val="00E02829"/>
    <w:rsid w:val="00E0735E"/>
    <w:rsid w:val="00E105DF"/>
    <w:rsid w:val="00E1571A"/>
    <w:rsid w:val="00E2323E"/>
    <w:rsid w:val="00E24200"/>
    <w:rsid w:val="00E24B64"/>
    <w:rsid w:val="00E3087A"/>
    <w:rsid w:val="00E31640"/>
    <w:rsid w:val="00E31BBB"/>
    <w:rsid w:val="00E32E92"/>
    <w:rsid w:val="00E35D83"/>
    <w:rsid w:val="00E363C4"/>
    <w:rsid w:val="00E370CD"/>
    <w:rsid w:val="00E446E3"/>
    <w:rsid w:val="00E45911"/>
    <w:rsid w:val="00E46244"/>
    <w:rsid w:val="00E5053E"/>
    <w:rsid w:val="00E52383"/>
    <w:rsid w:val="00E6041E"/>
    <w:rsid w:val="00E63398"/>
    <w:rsid w:val="00E64DFC"/>
    <w:rsid w:val="00E774D5"/>
    <w:rsid w:val="00E77907"/>
    <w:rsid w:val="00E80A35"/>
    <w:rsid w:val="00E8692D"/>
    <w:rsid w:val="00EA0AF5"/>
    <w:rsid w:val="00EA3C43"/>
    <w:rsid w:val="00EA41F0"/>
    <w:rsid w:val="00EB2612"/>
    <w:rsid w:val="00EB3140"/>
    <w:rsid w:val="00EB363F"/>
    <w:rsid w:val="00EB7FDF"/>
    <w:rsid w:val="00EC6FEE"/>
    <w:rsid w:val="00ED46BA"/>
    <w:rsid w:val="00ED76CC"/>
    <w:rsid w:val="00ED7FEF"/>
    <w:rsid w:val="00EE0304"/>
    <w:rsid w:val="00EE0C6D"/>
    <w:rsid w:val="00EE5137"/>
    <w:rsid w:val="00EF0DBF"/>
    <w:rsid w:val="00EF0F25"/>
    <w:rsid w:val="00EF1AB3"/>
    <w:rsid w:val="00EF2D3F"/>
    <w:rsid w:val="00EF564D"/>
    <w:rsid w:val="00EF7734"/>
    <w:rsid w:val="00F01C9A"/>
    <w:rsid w:val="00F07BCC"/>
    <w:rsid w:val="00F132C3"/>
    <w:rsid w:val="00F13922"/>
    <w:rsid w:val="00F208BF"/>
    <w:rsid w:val="00F230F1"/>
    <w:rsid w:val="00F256A8"/>
    <w:rsid w:val="00F34D91"/>
    <w:rsid w:val="00F37336"/>
    <w:rsid w:val="00F423B0"/>
    <w:rsid w:val="00F44F80"/>
    <w:rsid w:val="00F4749E"/>
    <w:rsid w:val="00F53671"/>
    <w:rsid w:val="00F53E03"/>
    <w:rsid w:val="00F5731F"/>
    <w:rsid w:val="00F600AC"/>
    <w:rsid w:val="00F6136A"/>
    <w:rsid w:val="00F622DD"/>
    <w:rsid w:val="00F64B72"/>
    <w:rsid w:val="00F674EF"/>
    <w:rsid w:val="00F7139E"/>
    <w:rsid w:val="00F74E1A"/>
    <w:rsid w:val="00F74EF0"/>
    <w:rsid w:val="00F75D92"/>
    <w:rsid w:val="00F77F94"/>
    <w:rsid w:val="00F816C6"/>
    <w:rsid w:val="00F866AB"/>
    <w:rsid w:val="00F97AC9"/>
    <w:rsid w:val="00FA0931"/>
    <w:rsid w:val="00FA6FE1"/>
    <w:rsid w:val="00FB2F6C"/>
    <w:rsid w:val="00FB5649"/>
    <w:rsid w:val="00FB6497"/>
    <w:rsid w:val="00FC6753"/>
    <w:rsid w:val="00FD4920"/>
    <w:rsid w:val="00FD4E23"/>
    <w:rsid w:val="00FE24E0"/>
    <w:rsid w:val="00FE731E"/>
    <w:rsid w:val="00FF303D"/>
    <w:rsid w:val="00FF38C9"/>
    <w:rsid w:val="00FF46B8"/>
    <w:rsid w:val="00FF52BE"/>
    <w:rsid w:val="00FF5DBA"/>
    <w:rsid w:val="00FF607C"/>
    <w:rsid w:val="00FF63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5A477"/>
  <w15:chartTrackingRefBased/>
  <w15:docId w15:val="{EB014FB8-686A-47BE-85B3-166AE9FDF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ECD"/>
  </w:style>
  <w:style w:type="paragraph" w:styleId="Heading1">
    <w:name w:val="heading 1"/>
    <w:basedOn w:val="Normal"/>
    <w:next w:val="Normal"/>
    <w:link w:val="Heading1Char"/>
    <w:uiPriority w:val="9"/>
    <w:qFormat/>
    <w:rsid w:val="00D75ECD"/>
    <w:pPr>
      <w:keepNext/>
      <w:keepLines/>
      <w:spacing w:before="320" w:after="0" w:line="240" w:lineRule="auto"/>
      <w:outlineLvl w:val="0"/>
    </w:pPr>
    <w:rPr>
      <w:rFonts w:asciiTheme="majorHAnsi" w:eastAsiaTheme="majorEastAsia" w:hAnsiTheme="majorHAnsi" w:cstheme="majorBidi"/>
      <w:color w:val="001D58" w:themeColor="accent1" w:themeShade="BF"/>
      <w:sz w:val="32"/>
      <w:szCs w:val="32"/>
    </w:rPr>
  </w:style>
  <w:style w:type="paragraph" w:styleId="Heading2">
    <w:name w:val="heading 2"/>
    <w:basedOn w:val="Normal"/>
    <w:next w:val="Normal"/>
    <w:link w:val="Heading2Char"/>
    <w:uiPriority w:val="9"/>
    <w:unhideWhenUsed/>
    <w:qFormat/>
    <w:rsid w:val="00D75EC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D75ECD"/>
    <w:pPr>
      <w:keepNext/>
      <w:keepLines/>
      <w:spacing w:before="40" w:after="0" w:line="240" w:lineRule="auto"/>
      <w:outlineLvl w:val="2"/>
    </w:pPr>
    <w:rPr>
      <w:rFonts w:asciiTheme="majorHAnsi" w:eastAsiaTheme="majorEastAsia" w:hAnsiTheme="majorHAnsi" w:cstheme="majorBidi"/>
      <w:color w:val="002776" w:themeColor="text2"/>
      <w:sz w:val="24"/>
      <w:szCs w:val="24"/>
    </w:rPr>
  </w:style>
  <w:style w:type="paragraph" w:styleId="Heading4">
    <w:name w:val="heading 4"/>
    <w:basedOn w:val="Normal"/>
    <w:next w:val="Normal"/>
    <w:link w:val="Heading4Char"/>
    <w:uiPriority w:val="9"/>
    <w:unhideWhenUsed/>
    <w:qFormat/>
    <w:rsid w:val="00D75EC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75ECD"/>
    <w:pPr>
      <w:keepNext/>
      <w:keepLines/>
      <w:spacing w:before="40" w:after="0"/>
      <w:outlineLvl w:val="4"/>
    </w:pPr>
    <w:rPr>
      <w:rFonts w:asciiTheme="majorHAnsi" w:eastAsiaTheme="majorEastAsia" w:hAnsiTheme="majorHAnsi" w:cstheme="majorBidi"/>
      <w:color w:val="002776" w:themeColor="text2"/>
      <w:sz w:val="22"/>
      <w:szCs w:val="22"/>
    </w:rPr>
  </w:style>
  <w:style w:type="paragraph" w:styleId="Heading6">
    <w:name w:val="heading 6"/>
    <w:basedOn w:val="Normal"/>
    <w:next w:val="Normal"/>
    <w:link w:val="Heading6Char"/>
    <w:uiPriority w:val="9"/>
    <w:semiHidden/>
    <w:unhideWhenUsed/>
    <w:qFormat/>
    <w:rsid w:val="00D75ECD"/>
    <w:pPr>
      <w:keepNext/>
      <w:keepLines/>
      <w:spacing w:before="40" w:after="0"/>
      <w:outlineLvl w:val="5"/>
    </w:pPr>
    <w:rPr>
      <w:rFonts w:asciiTheme="majorHAnsi" w:eastAsiaTheme="majorEastAsia" w:hAnsiTheme="majorHAnsi" w:cstheme="majorBidi"/>
      <w:i/>
      <w:iCs/>
      <w:color w:val="002776" w:themeColor="text2"/>
      <w:sz w:val="21"/>
      <w:szCs w:val="21"/>
    </w:rPr>
  </w:style>
  <w:style w:type="paragraph" w:styleId="Heading7">
    <w:name w:val="heading 7"/>
    <w:basedOn w:val="Normal"/>
    <w:next w:val="Normal"/>
    <w:link w:val="Heading7Char"/>
    <w:uiPriority w:val="9"/>
    <w:semiHidden/>
    <w:unhideWhenUsed/>
    <w:qFormat/>
    <w:rsid w:val="00D75ECD"/>
    <w:pPr>
      <w:keepNext/>
      <w:keepLines/>
      <w:spacing w:before="40" w:after="0"/>
      <w:outlineLvl w:val="6"/>
    </w:pPr>
    <w:rPr>
      <w:rFonts w:asciiTheme="majorHAnsi" w:eastAsiaTheme="majorEastAsia" w:hAnsiTheme="majorHAnsi" w:cstheme="majorBidi"/>
      <w:i/>
      <w:iCs/>
      <w:color w:val="00133B" w:themeColor="accent1" w:themeShade="80"/>
      <w:sz w:val="21"/>
      <w:szCs w:val="21"/>
    </w:rPr>
  </w:style>
  <w:style w:type="paragraph" w:styleId="Heading8">
    <w:name w:val="heading 8"/>
    <w:basedOn w:val="Normal"/>
    <w:next w:val="Normal"/>
    <w:link w:val="Heading8Char"/>
    <w:uiPriority w:val="9"/>
    <w:semiHidden/>
    <w:unhideWhenUsed/>
    <w:qFormat/>
    <w:rsid w:val="00D75ECD"/>
    <w:pPr>
      <w:keepNext/>
      <w:keepLines/>
      <w:spacing w:before="40" w:after="0"/>
      <w:outlineLvl w:val="7"/>
    </w:pPr>
    <w:rPr>
      <w:rFonts w:asciiTheme="majorHAnsi" w:eastAsiaTheme="majorEastAsia" w:hAnsiTheme="majorHAnsi" w:cstheme="majorBidi"/>
      <w:b/>
      <w:bCs/>
      <w:color w:val="002776" w:themeColor="text2"/>
    </w:rPr>
  </w:style>
  <w:style w:type="paragraph" w:styleId="Heading9">
    <w:name w:val="heading 9"/>
    <w:basedOn w:val="Normal"/>
    <w:next w:val="Normal"/>
    <w:link w:val="Heading9Char"/>
    <w:uiPriority w:val="9"/>
    <w:semiHidden/>
    <w:unhideWhenUsed/>
    <w:qFormat/>
    <w:rsid w:val="00D75ECD"/>
    <w:pPr>
      <w:keepNext/>
      <w:keepLines/>
      <w:spacing w:before="40" w:after="0"/>
      <w:outlineLvl w:val="8"/>
    </w:pPr>
    <w:rPr>
      <w:rFonts w:asciiTheme="majorHAnsi" w:eastAsiaTheme="majorEastAsia" w:hAnsiTheme="majorHAnsi" w:cstheme="majorBidi"/>
      <w:b/>
      <w:bCs/>
      <w:i/>
      <w:iCs/>
      <w:color w:val="002776"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Deloitte Table Grid,Table Definitions Grid,Table Definitions Grid1,Table Definitions Grid2,Table Definitions Grid11,Table Definitions Grid3,Table Definitions Grid12,Table QA,tt,Deloitte,HED"/>
    <w:basedOn w:val="TableNormal"/>
    <w:uiPriority w:val="59"/>
    <w:qFormat/>
    <w:rsid w:val="00F53E03"/>
    <w:pPr>
      <w:spacing w:before="120" w:after="0" w:line="260" w:lineRule="exact"/>
      <w:ind w:left="567"/>
    </w:pPr>
    <w:rPr>
      <w:rFonts w:ascii="Times" w:eastAsia="Times" w:hAnsi="Times"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esume Title,Citation List,heading 4,Graphic,List Paragraph1,1st level - Bullet List Paragraph,Lettre d'introduction,Paragrafo elenco,Bullet list,C-Change,List Paragraph_Table bullets,Ha,Lower Heading 4,Bullets1,CBS List Item 2,References"/>
    <w:basedOn w:val="Normal"/>
    <w:link w:val="ListParagraphChar"/>
    <w:uiPriority w:val="34"/>
    <w:qFormat/>
    <w:rsid w:val="00F53E03"/>
    <w:pPr>
      <w:ind w:left="720"/>
      <w:contextualSpacing/>
    </w:pPr>
  </w:style>
  <w:style w:type="character" w:customStyle="1" w:styleId="ListParagraphChar">
    <w:name w:val="List Paragraph Char"/>
    <w:aliases w:val="Resume Title Char,Citation List Char,heading 4 Char,Graphic Char,List Paragraph1 Char,1st level - Bullet List Paragraph Char,Lettre d'introduction Char,Paragrafo elenco Char,Bullet list Char,C-Change Char,Ha Char,Lower Heading 4 Char"/>
    <w:basedOn w:val="DefaultParagraphFont"/>
    <w:link w:val="ListParagraph"/>
    <w:uiPriority w:val="34"/>
    <w:qFormat/>
    <w:locked/>
    <w:rsid w:val="00F53E03"/>
  </w:style>
  <w:style w:type="paragraph" w:customStyle="1" w:styleId="Bulletlevelused">
    <w:name w:val="Bullet level used"/>
    <w:basedOn w:val="ListBullet"/>
    <w:link w:val="BulletlevelusedChar"/>
    <w:qFormat/>
    <w:rsid w:val="00F53E03"/>
    <w:pPr>
      <w:numPr>
        <w:numId w:val="1"/>
      </w:numPr>
      <w:spacing w:line="280" w:lineRule="atLeast"/>
      <w:ind w:left="360"/>
      <w:contextualSpacing w:val="0"/>
    </w:pPr>
    <w:rPr>
      <w:rFonts w:ascii="Calibri" w:hAnsi="Calibri"/>
      <w:noProof/>
      <w:color w:val="000000"/>
      <w:sz w:val="24"/>
      <w:lang w:val="en-GB"/>
    </w:rPr>
  </w:style>
  <w:style w:type="character" w:customStyle="1" w:styleId="BulletlevelusedChar">
    <w:name w:val="Bullet level used Char"/>
    <w:basedOn w:val="DefaultParagraphFont"/>
    <w:link w:val="Bulletlevelused"/>
    <w:rsid w:val="00F53E03"/>
    <w:rPr>
      <w:rFonts w:ascii="Calibri" w:hAnsi="Calibri"/>
      <w:noProof/>
      <w:color w:val="000000"/>
      <w:sz w:val="24"/>
      <w:lang w:val="en-GB"/>
    </w:rPr>
  </w:style>
  <w:style w:type="paragraph" w:styleId="ListBullet">
    <w:name w:val="List Bullet"/>
    <w:basedOn w:val="Normal"/>
    <w:uiPriority w:val="99"/>
    <w:unhideWhenUsed/>
    <w:rsid w:val="00F53E03"/>
    <w:pPr>
      <w:numPr>
        <w:numId w:val="2"/>
      </w:numPr>
      <w:contextualSpacing/>
    </w:pPr>
  </w:style>
  <w:style w:type="character" w:customStyle="1" w:styleId="Heading2Char">
    <w:name w:val="Heading 2 Char"/>
    <w:basedOn w:val="DefaultParagraphFont"/>
    <w:link w:val="Heading2"/>
    <w:uiPriority w:val="9"/>
    <w:rsid w:val="00D75ECD"/>
    <w:rPr>
      <w:rFonts w:asciiTheme="majorHAnsi" w:eastAsiaTheme="majorEastAsia" w:hAnsiTheme="majorHAnsi" w:cstheme="majorBidi"/>
      <w:color w:val="404040" w:themeColor="text1" w:themeTint="BF"/>
      <w:sz w:val="28"/>
      <w:szCs w:val="28"/>
    </w:rPr>
  </w:style>
  <w:style w:type="table" w:styleId="ListTable3-Accent6">
    <w:name w:val="List Table 3 Accent 6"/>
    <w:basedOn w:val="TableNormal"/>
    <w:uiPriority w:val="48"/>
    <w:rsid w:val="00D21524"/>
    <w:pPr>
      <w:spacing w:after="0" w:line="240" w:lineRule="auto"/>
    </w:pPr>
    <w:tblPr>
      <w:tblStyleRowBandSize w:val="1"/>
      <w:tblStyleColBandSize w:val="1"/>
      <w:tblBorders>
        <w:top w:val="single" w:sz="4" w:space="0" w:color="C9DD03" w:themeColor="accent6"/>
        <w:left w:val="single" w:sz="4" w:space="0" w:color="C9DD03" w:themeColor="accent6"/>
        <w:bottom w:val="single" w:sz="4" w:space="0" w:color="C9DD03" w:themeColor="accent6"/>
        <w:right w:val="single" w:sz="4" w:space="0" w:color="C9DD03" w:themeColor="accent6"/>
      </w:tblBorders>
    </w:tblPr>
    <w:tblStylePr w:type="firstRow">
      <w:rPr>
        <w:b/>
        <w:bCs/>
        <w:color w:val="FFFFFF" w:themeColor="background1"/>
      </w:rPr>
      <w:tblPr/>
      <w:tcPr>
        <w:shd w:val="clear" w:color="auto" w:fill="C9DD03" w:themeFill="accent6"/>
      </w:tcPr>
    </w:tblStylePr>
    <w:tblStylePr w:type="lastRow">
      <w:rPr>
        <w:b/>
        <w:bCs/>
      </w:rPr>
      <w:tblPr/>
      <w:tcPr>
        <w:tcBorders>
          <w:top w:val="double" w:sz="4" w:space="0" w:color="C9DD0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DD03" w:themeColor="accent6"/>
          <w:right w:val="single" w:sz="4" w:space="0" w:color="C9DD03" w:themeColor="accent6"/>
        </w:tcBorders>
      </w:tcPr>
    </w:tblStylePr>
    <w:tblStylePr w:type="band1Horz">
      <w:tblPr/>
      <w:tcPr>
        <w:tcBorders>
          <w:top w:val="single" w:sz="4" w:space="0" w:color="C9DD03" w:themeColor="accent6"/>
          <w:bottom w:val="single" w:sz="4" w:space="0" w:color="C9DD0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DD03" w:themeColor="accent6"/>
          <w:left w:val="nil"/>
        </w:tcBorders>
      </w:tcPr>
    </w:tblStylePr>
    <w:tblStylePr w:type="swCell">
      <w:tblPr/>
      <w:tcPr>
        <w:tcBorders>
          <w:top w:val="double" w:sz="4" w:space="0" w:color="C9DD03" w:themeColor="accent6"/>
          <w:right w:val="nil"/>
        </w:tcBorders>
      </w:tcPr>
    </w:tblStylePr>
  </w:style>
  <w:style w:type="table" w:customStyle="1" w:styleId="MediumShading1-Accent29">
    <w:name w:val="Medium Shading 1 - Accent 29"/>
    <w:basedOn w:val="TableNormal"/>
    <w:next w:val="MediumShading1-Accent2"/>
    <w:uiPriority w:val="63"/>
    <w:rsid w:val="001B0BEF"/>
    <w:pPr>
      <w:spacing w:after="0" w:line="240" w:lineRule="auto"/>
    </w:pPr>
    <w:rPr>
      <w:rFonts w:eastAsia="Times New Roman"/>
      <w:lang w:val="en-US"/>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LightList-Accent29">
    <w:name w:val="Light List - Accent 29"/>
    <w:basedOn w:val="TableNormal"/>
    <w:next w:val="LightList-Accent2"/>
    <w:uiPriority w:val="61"/>
    <w:rsid w:val="001B0BEF"/>
    <w:pPr>
      <w:spacing w:after="0" w:line="240" w:lineRule="auto"/>
    </w:pPr>
    <w:rPr>
      <w:rFonts w:eastAsia="Times New Roman"/>
      <w:lang w:val="en-US"/>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styleId="MediumShading1-Accent2">
    <w:name w:val="Medium Shading 1 Accent 2"/>
    <w:basedOn w:val="TableNormal"/>
    <w:uiPriority w:val="63"/>
    <w:semiHidden/>
    <w:unhideWhenUsed/>
    <w:rsid w:val="001B0BEF"/>
    <w:pPr>
      <w:spacing w:after="0" w:line="240" w:lineRule="auto"/>
    </w:pPr>
    <w:tblPr>
      <w:tblStyleRowBandSize w:val="1"/>
      <w:tblStyleColBandSize w:val="1"/>
      <w:tblBorders>
        <w:top w:val="single" w:sz="8" w:space="0" w:color="B8FF1F" w:themeColor="accent2" w:themeTint="BF"/>
        <w:left w:val="single" w:sz="8" w:space="0" w:color="B8FF1F" w:themeColor="accent2" w:themeTint="BF"/>
        <w:bottom w:val="single" w:sz="8" w:space="0" w:color="B8FF1F" w:themeColor="accent2" w:themeTint="BF"/>
        <w:right w:val="single" w:sz="8" w:space="0" w:color="B8FF1F" w:themeColor="accent2" w:themeTint="BF"/>
        <w:insideH w:val="single" w:sz="8" w:space="0" w:color="B8FF1F" w:themeColor="accent2" w:themeTint="BF"/>
      </w:tblBorders>
    </w:tblPr>
    <w:tblStylePr w:type="firstRow">
      <w:pPr>
        <w:spacing w:before="0" w:after="0" w:line="240" w:lineRule="auto"/>
      </w:pPr>
      <w:rPr>
        <w:b/>
        <w:bCs/>
        <w:color w:val="FFFFFF" w:themeColor="background1"/>
      </w:rPr>
      <w:tblPr/>
      <w:tcPr>
        <w:tcBorders>
          <w:top w:val="single" w:sz="8" w:space="0" w:color="B8FF1F" w:themeColor="accent2" w:themeTint="BF"/>
          <w:left w:val="single" w:sz="8" w:space="0" w:color="B8FF1F" w:themeColor="accent2" w:themeTint="BF"/>
          <w:bottom w:val="single" w:sz="8" w:space="0" w:color="B8FF1F" w:themeColor="accent2" w:themeTint="BF"/>
          <w:right w:val="single" w:sz="8" w:space="0" w:color="B8FF1F" w:themeColor="accent2" w:themeTint="BF"/>
          <w:insideH w:val="nil"/>
          <w:insideV w:val="nil"/>
        </w:tcBorders>
        <w:shd w:val="clear" w:color="auto" w:fill="92D400" w:themeFill="accent2"/>
      </w:tcPr>
    </w:tblStylePr>
    <w:tblStylePr w:type="lastRow">
      <w:pPr>
        <w:spacing w:before="0" w:after="0" w:line="240" w:lineRule="auto"/>
      </w:pPr>
      <w:rPr>
        <w:b/>
        <w:bCs/>
      </w:rPr>
      <w:tblPr/>
      <w:tcPr>
        <w:tcBorders>
          <w:top w:val="double" w:sz="6" w:space="0" w:color="B8FF1F" w:themeColor="accent2" w:themeTint="BF"/>
          <w:left w:val="single" w:sz="8" w:space="0" w:color="B8FF1F" w:themeColor="accent2" w:themeTint="BF"/>
          <w:bottom w:val="single" w:sz="8" w:space="0" w:color="B8FF1F" w:themeColor="accent2" w:themeTint="BF"/>
          <w:right w:val="single" w:sz="8" w:space="0" w:color="B8FF1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7FFB5" w:themeFill="accent2" w:themeFillTint="3F"/>
      </w:tcPr>
    </w:tblStylePr>
    <w:tblStylePr w:type="band1Horz">
      <w:tblPr/>
      <w:tcPr>
        <w:tcBorders>
          <w:insideH w:val="nil"/>
          <w:insideV w:val="nil"/>
        </w:tcBorders>
        <w:shd w:val="clear" w:color="auto" w:fill="E7FFB5" w:themeFill="accent2" w:themeFillTint="3F"/>
      </w:tcPr>
    </w:tblStylePr>
    <w:tblStylePr w:type="band2Horz">
      <w:tblPr/>
      <w:tcPr>
        <w:tcBorders>
          <w:insideH w:val="nil"/>
          <w:insideV w:val="nil"/>
        </w:tcBorders>
      </w:tcPr>
    </w:tblStylePr>
  </w:style>
  <w:style w:type="table" w:styleId="LightList-Accent2">
    <w:name w:val="Light List Accent 2"/>
    <w:basedOn w:val="TableNormal"/>
    <w:uiPriority w:val="61"/>
    <w:semiHidden/>
    <w:unhideWhenUsed/>
    <w:rsid w:val="001B0BEF"/>
    <w:pPr>
      <w:spacing w:after="0" w:line="240" w:lineRule="auto"/>
    </w:pPr>
    <w:tblPr>
      <w:tblStyleRowBandSize w:val="1"/>
      <w:tblStyleColBandSize w:val="1"/>
      <w:tblBorders>
        <w:top w:val="single" w:sz="8" w:space="0" w:color="92D400" w:themeColor="accent2"/>
        <w:left w:val="single" w:sz="8" w:space="0" w:color="92D400" w:themeColor="accent2"/>
        <w:bottom w:val="single" w:sz="8" w:space="0" w:color="92D400" w:themeColor="accent2"/>
        <w:right w:val="single" w:sz="8" w:space="0" w:color="92D400" w:themeColor="accent2"/>
      </w:tblBorders>
    </w:tblPr>
    <w:tblStylePr w:type="firstRow">
      <w:pPr>
        <w:spacing w:before="0" w:after="0" w:line="240" w:lineRule="auto"/>
      </w:pPr>
      <w:rPr>
        <w:b/>
        <w:bCs/>
        <w:color w:val="FFFFFF" w:themeColor="background1"/>
      </w:rPr>
      <w:tblPr/>
      <w:tcPr>
        <w:shd w:val="clear" w:color="auto" w:fill="92D400" w:themeFill="accent2"/>
      </w:tcPr>
    </w:tblStylePr>
    <w:tblStylePr w:type="lastRow">
      <w:pPr>
        <w:spacing w:before="0" w:after="0" w:line="240" w:lineRule="auto"/>
      </w:pPr>
      <w:rPr>
        <w:b/>
        <w:bCs/>
      </w:rPr>
      <w:tblPr/>
      <w:tcPr>
        <w:tcBorders>
          <w:top w:val="double" w:sz="6" w:space="0" w:color="92D400" w:themeColor="accent2"/>
          <w:left w:val="single" w:sz="8" w:space="0" w:color="92D400" w:themeColor="accent2"/>
          <w:bottom w:val="single" w:sz="8" w:space="0" w:color="92D400" w:themeColor="accent2"/>
          <w:right w:val="single" w:sz="8" w:space="0" w:color="92D400" w:themeColor="accent2"/>
        </w:tcBorders>
      </w:tcPr>
    </w:tblStylePr>
    <w:tblStylePr w:type="firstCol">
      <w:rPr>
        <w:b/>
        <w:bCs/>
      </w:rPr>
    </w:tblStylePr>
    <w:tblStylePr w:type="lastCol">
      <w:rPr>
        <w:b/>
        <w:bCs/>
      </w:rPr>
    </w:tblStylePr>
    <w:tblStylePr w:type="band1Vert">
      <w:tblPr/>
      <w:tcPr>
        <w:tcBorders>
          <w:top w:val="single" w:sz="8" w:space="0" w:color="92D400" w:themeColor="accent2"/>
          <w:left w:val="single" w:sz="8" w:space="0" w:color="92D400" w:themeColor="accent2"/>
          <w:bottom w:val="single" w:sz="8" w:space="0" w:color="92D400" w:themeColor="accent2"/>
          <w:right w:val="single" w:sz="8" w:space="0" w:color="92D400" w:themeColor="accent2"/>
        </w:tcBorders>
      </w:tcPr>
    </w:tblStylePr>
    <w:tblStylePr w:type="band1Horz">
      <w:tblPr/>
      <w:tcPr>
        <w:tcBorders>
          <w:top w:val="single" w:sz="8" w:space="0" w:color="92D400" w:themeColor="accent2"/>
          <w:left w:val="single" w:sz="8" w:space="0" w:color="92D400" w:themeColor="accent2"/>
          <w:bottom w:val="single" w:sz="8" w:space="0" w:color="92D400" w:themeColor="accent2"/>
          <w:right w:val="single" w:sz="8" w:space="0" w:color="92D400" w:themeColor="accent2"/>
        </w:tcBorders>
      </w:tcPr>
    </w:tblStylePr>
  </w:style>
  <w:style w:type="paragraph" w:customStyle="1" w:styleId="TableEntry">
    <w:name w:val="Table Entry"/>
    <w:basedOn w:val="Normal"/>
    <w:link w:val="TableEntryChar"/>
    <w:rsid w:val="005F5920"/>
    <w:pPr>
      <w:keepNext/>
      <w:spacing w:after="60" w:line="280" w:lineRule="exact"/>
      <w:outlineLvl w:val="2"/>
    </w:pPr>
    <w:rPr>
      <w:noProof/>
      <w:color w:val="000000"/>
      <w:lang w:val="en-GB"/>
    </w:rPr>
  </w:style>
  <w:style w:type="table" w:customStyle="1" w:styleId="MediumShading1-Accent21">
    <w:name w:val="Medium Shading 1 - Accent 21"/>
    <w:basedOn w:val="TableNormal"/>
    <w:next w:val="MediumShading1-Accent2"/>
    <w:uiPriority w:val="63"/>
    <w:rsid w:val="005F5920"/>
    <w:pPr>
      <w:spacing w:after="0" w:line="240" w:lineRule="auto"/>
    </w:pPr>
    <w:rPr>
      <w:rFonts w:ascii="Times" w:eastAsia="Times" w:hAnsi="Times" w:cs="Times New Roman"/>
      <w:lang w:val="en-GB" w:eastAsia="en-GB"/>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MediumShading1-Accent211">
    <w:name w:val="Medium Shading 1 - Accent 211"/>
    <w:basedOn w:val="TableNormal"/>
    <w:next w:val="MediumShading1-Accent2"/>
    <w:uiPriority w:val="63"/>
    <w:rsid w:val="005F5920"/>
    <w:pPr>
      <w:spacing w:after="0" w:line="240" w:lineRule="auto"/>
    </w:pPr>
    <w:rPr>
      <w:lang w:val="en-US"/>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MediumShading1-Accent24">
    <w:name w:val="Medium Shading 1 - Accent 24"/>
    <w:basedOn w:val="TableNormal"/>
    <w:next w:val="MediumShading1-Accent2"/>
    <w:uiPriority w:val="63"/>
    <w:rsid w:val="005F5920"/>
    <w:pPr>
      <w:spacing w:after="0" w:line="240" w:lineRule="auto"/>
    </w:pPr>
    <w:rPr>
      <w:rFonts w:ascii="Times" w:eastAsia="Times" w:hAnsi="Times" w:cs="Times New Roman"/>
      <w:lang w:val="en-GB" w:eastAsia="en-GB"/>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paragraph" w:customStyle="1" w:styleId="Default">
    <w:name w:val="Default"/>
    <w:link w:val="DefaultChar"/>
    <w:rsid w:val="005F5920"/>
    <w:pPr>
      <w:autoSpaceDE w:val="0"/>
      <w:autoSpaceDN w:val="0"/>
      <w:adjustRightInd w:val="0"/>
      <w:spacing w:after="0" w:line="240" w:lineRule="auto"/>
    </w:pPr>
    <w:rPr>
      <w:rFonts w:ascii="Arial" w:hAnsi="Arial" w:cs="Arial"/>
      <w:color w:val="000000"/>
      <w:sz w:val="24"/>
      <w:szCs w:val="24"/>
      <w:lang w:val="en-US"/>
    </w:rPr>
  </w:style>
  <w:style w:type="character" w:customStyle="1" w:styleId="TableEntryChar">
    <w:name w:val="Table Entry Char"/>
    <w:basedOn w:val="DefaultParagraphFont"/>
    <w:link w:val="TableEntry"/>
    <w:rsid w:val="005F5920"/>
    <w:rPr>
      <w:rFonts w:ascii="Arial" w:eastAsia="Times" w:hAnsi="Arial" w:cs="Times New Roman"/>
      <w:noProof/>
      <w:color w:val="000000"/>
      <w:sz w:val="20"/>
      <w:szCs w:val="20"/>
      <w:lang w:val="en-GB"/>
    </w:rPr>
  </w:style>
  <w:style w:type="table" w:customStyle="1" w:styleId="LightList-Accent213">
    <w:name w:val="Light List - Accent 213"/>
    <w:basedOn w:val="TableNormal"/>
    <w:next w:val="LightList-Accent2"/>
    <w:uiPriority w:val="61"/>
    <w:rsid w:val="005F5920"/>
    <w:pPr>
      <w:spacing w:after="0" w:line="240" w:lineRule="auto"/>
    </w:pPr>
    <w:rPr>
      <w:rFonts w:eastAsia="Times New Roman"/>
      <w:lang w:val="en-US"/>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customStyle="1" w:styleId="LightList-Accent214">
    <w:name w:val="Light List - Accent 214"/>
    <w:basedOn w:val="TableNormal"/>
    <w:next w:val="LightList-Accent2"/>
    <w:uiPriority w:val="61"/>
    <w:rsid w:val="005F5920"/>
    <w:pPr>
      <w:spacing w:after="0" w:line="240" w:lineRule="auto"/>
    </w:pPr>
    <w:rPr>
      <w:rFonts w:eastAsia="Times New Roman"/>
      <w:lang w:val="en-US"/>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character" w:customStyle="1" w:styleId="DefaultChar">
    <w:name w:val="Default Char"/>
    <w:link w:val="Default"/>
    <w:locked/>
    <w:rsid w:val="005F5920"/>
    <w:rPr>
      <w:rFonts w:ascii="Arial" w:eastAsiaTheme="minorEastAsia" w:hAnsi="Arial" w:cs="Arial"/>
      <w:color w:val="000000"/>
      <w:sz w:val="24"/>
      <w:szCs w:val="24"/>
      <w:lang w:val="en-US"/>
    </w:rPr>
  </w:style>
  <w:style w:type="paragraph" w:styleId="BalloonText">
    <w:name w:val="Balloon Text"/>
    <w:basedOn w:val="Normal"/>
    <w:link w:val="BalloonTextChar"/>
    <w:uiPriority w:val="99"/>
    <w:semiHidden/>
    <w:unhideWhenUsed/>
    <w:rsid w:val="00A51A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1AAE"/>
    <w:rPr>
      <w:rFonts w:ascii="Segoe UI" w:eastAsia="Times" w:hAnsi="Segoe UI" w:cs="Segoe UI"/>
      <w:color w:val="000000" w:themeColor="text1"/>
      <w:sz w:val="18"/>
      <w:szCs w:val="18"/>
    </w:rPr>
  </w:style>
  <w:style w:type="paragraph" w:styleId="NormalWeb">
    <w:name w:val="Normal (Web)"/>
    <w:basedOn w:val="Normal"/>
    <w:uiPriority w:val="99"/>
    <w:unhideWhenUsed/>
    <w:rsid w:val="001A4929"/>
    <w:pPr>
      <w:spacing w:after="200" w:line="276" w:lineRule="auto"/>
    </w:pPr>
    <w:rPr>
      <w:rFonts w:ascii="Times New Roman" w:eastAsiaTheme="minorHAnsi" w:hAnsi="Times New Roman"/>
      <w:sz w:val="24"/>
      <w:szCs w:val="24"/>
      <w:lang w:val="en-US"/>
    </w:rPr>
  </w:style>
  <w:style w:type="table" w:customStyle="1" w:styleId="LightList-Accent211">
    <w:name w:val="Light List - Accent 211"/>
    <w:basedOn w:val="TableNormal"/>
    <w:next w:val="LightList-Accent2"/>
    <w:uiPriority w:val="61"/>
    <w:rsid w:val="001A4929"/>
    <w:pPr>
      <w:spacing w:after="0" w:line="240" w:lineRule="auto"/>
    </w:pPr>
    <w:rPr>
      <w:lang w:val="en-US"/>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customStyle="1" w:styleId="LightList-Accent231">
    <w:name w:val="Light List - Accent 231"/>
    <w:basedOn w:val="TableNormal"/>
    <w:next w:val="LightList-Accent2"/>
    <w:uiPriority w:val="61"/>
    <w:rsid w:val="001A4929"/>
    <w:pPr>
      <w:spacing w:after="0" w:line="240" w:lineRule="auto"/>
    </w:pPr>
    <w:rPr>
      <w:rFonts w:ascii="Times" w:eastAsia="Times" w:hAnsi="Times" w:cs="Times New Roman"/>
      <w:lang w:val="en-GB" w:eastAsia="en-GB"/>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paragraph" w:customStyle="1" w:styleId="TableText">
    <w:name w:val="Table Text"/>
    <w:aliases w:val="TT,Table Text11 Char,Table Text11 Char Char,Table Text11 Char Char Char,TT Char Char Char,tx,TT Char,t2"/>
    <w:basedOn w:val="Normal"/>
    <w:link w:val="TableTextChar"/>
    <w:rsid w:val="001A4929"/>
    <w:pPr>
      <w:keepLines/>
      <w:tabs>
        <w:tab w:val="left" w:pos="720"/>
        <w:tab w:val="left" w:pos="1440"/>
        <w:tab w:val="left" w:pos="2304"/>
      </w:tabs>
      <w:spacing w:before="40" w:after="40"/>
      <w:jc w:val="both"/>
    </w:pPr>
    <w:rPr>
      <w:rFonts w:ascii="Times New Roman" w:eastAsia="Times New Roman" w:hAnsi="Times New Roman"/>
      <w:kern w:val="28"/>
      <w:sz w:val="24"/>
      <w:lang w:val="en-GB"/>
    </w:rPr>
  </w:style>
  <w:style w:type="character" w:customStyle="1" w:styleId="TableTextChar">
    <w:name w:val="Table Text Char"/>
    <w:link w:val="TableText"/>
    <w:rsid w:val="001A4929"/>
    <w:rPr>
      <w:rFonts w:ascii="Times New Roman" w:eastAsia="Times New Roman" w:hAnsi="Times New Roman" w:cs="Times New Roman"/>
      <w:kern w:val="28"/>
      <w:sz w:val="24"/>
      <w:szCs w:val="20"/>
      <w:lang w:val="en-GB"/>
    </w:rPr>
  </w:style>
  <w:style w:type="paragraph" w:customStyle="1" w:styleId="Bulletslevel1">
    <w:name w:val="Bullets level 1"/>
    <w:basedOn w:val="ListBullet"/>
    <w:link w:val="Bulletslevel1Char"/>
    <w:rsid w:val="00954E2C"/>
    <w:pPr>
      <w:numPr>
        <w:numId w:val="0"/>
      </w:numPr>
      <w:tabs>
        <w:tab w:val="num" w:pos="284"/>
      </w:tabs>
      <w:spacing w:line="220" w:lineRule="exact"/>
      <w:ind w:left="284" w:hanging="284"/>
      <w:contextualSpacing w:val="0"/>
    </w:pPr>
    <w:rPr>
      <w:color w:val="000000"/>
      <w:lang w:val="en-GB"/>
    </w:rPr>
  </w:style>
  <w:style w:type="character" w:customStyle="1" w:styleId="Bulletslevel1Char">
    <w:name w:val="Bullets level 1 Char"/>
    <w:basedOn w:val="DefaultParagraphFont"/>
    <w:link w:val="Bulletslevel1"/>
    <w:rsid w:val="00954E2C"/>
    <w:rPr>
      <w:rFonts w:ascii="Arial" w:eastAsia="Times" w:hAnsi="Arial" w:cs="Times New Roman"/>
      <w:color w:val="000000"/>
      <w:sz w:val="20"/>
      <w:szCs w:val="20"/>
      <w:lang w:val="en-GB"/>
    </w:rPr>
  </w:style>
  <w:style w:type="paragraph" w:customStyle="1" w:styleId="TableColumnheader">
    <w:name w:val="Table Column header"/>
    <w:basedOn w:val="Normal"/>
    <w:rsid w:val="00954E2C"/>
    <w:pPr>
      <w:spacing w:before="80" w:after="80"/>
    </w:pPr>
    <w:rPr>
      <w:b/>
      <w:noProof/>
      <w:color w:val="FFFFFF"/>
      <w:lang w:val="en-US"/>
    </w:rPr>
  </w:style>
  <w:style w:type="table" w:customStyle="1" w:styleId="MediumShading1-Accent212">
    <w:name w:val="Medium Shading 1 - Accent 212"/>
    <w:basedOn w:val="TableNormal"/>
    <w:next w:val="MediumShading1-Accent2"/>
    <w:uiPriority w:val="63"/>
    <w:rsid w:val="009E45CF"/>
    <w:pPr>
      <w:spacing w:after="0" w:line="240" w:lineRule="auto"/>
    </w:pPr>
    <w:rPr>
      <w:rFonts w:ascii="Times" w:eastAsia="Times" w:hAnsi="Times" w:cs="Times New Roman"/>
      <w:lang w:val="en-GB" w:eastAsia="en-GB"/>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MediumShading1-Accent2111">
    <w:name w:val="Medium Shading 1 - Accent 2111"/>
    <w:basedOn w:val="TableNormal"/>
    <w:next w:val="MediumShading1-Accent2"/>
    <w:uiPriority w:val="63"/>
    <w:rsid w:val="009E45CF"/>
    <w:pPr>
      <w:spacing w:after="0" w:line="240" w:lineRule="auto"/>
    </w:pPr>
    <w:rPr>
      <w:rFonts w:eastAsia="Times New Roman"/>
      <w:lang w:val="en-US"/>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MediumShading1-Accent241">
    <w:name w:val="Medium Shading 1 - Accent 241"/>
    <w:basedOn w:val="TableNormal"/>
    <w:next w:val="MediumShading1-Accent2"/>
    <w:uiPriority w:val="63"/>
    <w:rsid w:val="009E45CF"/>
    <w:pPr>
      <w:spacing w:after="0" w:line="240" w:lineRule="auto"/>
    </w:pPr>
    <w:rPr>
      <w:rFonts w:ascii="Times" w:eastAsia="Times" w:hAnsi="Times" w:cs="Times New Roman"/>
      <w:lang w:val="en-GB" w:eastAsia="en-GB"/>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LightList-Accent2141">
    <w:name w:val="Light List - Accent 2141"/>
    <w:basedOn w:val="TableNormal"/>
    <w:next w:val="LightList-Accent2"/>
    <w:uiPriority w:val="61"/>
    <w:rsid w:val="009E45CF"/>
    <w:pPr>
      <w:spacing w:after="0" w:line="240" w:lineRule="auto"/>
    </w:pPr>
    <w:rPr>
      <w:rFonts w:eastAsia="Times New Roman"/>
      <w:lang w:val="en-US"/>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customStyle="1" w:styleId="LightList-Accent21">
    <w:name w:val="Light List - Accent 21"/>
    <w:basedOn w:val="TableNormal"/>
    <w:next w:val="LightList-Accent2"/>
    <w:uiPriority w:val="61"/>
    <w:rsid w:val="008C2803"/>
    <w:pPr>
      <w:spacing w:after="0" w:line="240" w:lineRule="auto"/>
    </w:pPr>
    <w:rPr>
      <w:rFonts w:ascii="Times" w:eastAsia="Times" w:hAnsi="Times" w:cs="Times New Roman"/>
      <w:lang w:val="en-GB" w:eastAsia="en-GB"/>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customStyle="1" w:styleId="MediumShading1-Accent22">
    <w:name w:val="Medium Shading 1 - Accent 22"/>
    <w:basedOn w:val="TableNormal"/>
    <w:next w:val="MediumShading1-Accent2"/>
    <w:uiPriority w:val="63"/>
    <w:rsid w:val="008C2803"/>
    <w:pPr>
      <w:spacing w:after="0" w:line="240" w:lineRule="auto"/>
    </w:pPr>
    <w:rPr>
      <w:rFonts w:ascii="Times" w:eastAsia="Times" w:hAnsi="Times" w:cs="Times New Roman"/>
      <w:lang w:val="en-GB" w:eastAsia="en-GB"/>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paragraph" w:customStyle="1" w:styleId="Tablebodytext">
    <w:name w:val="Table body text"/>
    <w:link w:val="TablebodytextChar"/>
    <w:rsid w:val="00E0735E"/>
    <w:pPr>
      <w:framePr w:hSpace="180" w:wrap="around" w:vAnchor="text" w:hAnchor="margin" w:x="72" w:y="208"/>
      <w:spacing w:before="80" w:after="80" w:line="210" w:lineRule="atLeast"/>
      <w:textAlignment w:val="center"/>
    </w:pPr>
    <w:rPr>
      <w:rFonts w:ascii="Arial" w:eastAsia="Times New Roman" w:hAnsi="Arial" w:cs="Arial"/>
      <w:iCs/>
      <w:color w:val="00457C"/>
      <w:sz w:val="18"/>
      <w:szCs w:val="18"/>
      <w:lang w:val="en-US"/>
    </w:rPr>
  </w:style>
  <w:style w:type="character" w:customStyle="1" w:styleId="TablebodytextChar">
    <w:name w:val="Table body text Char"/>
    <w:basedOn w:val="DefaultParagraphFont"/>
    <w:link w:val="Tablebodytext"/>
    <w:rsid w:val="00E0735E"/>
    <w:rPr>
      <w:rFonts w:ascii="Arial" w:eastAsia="Times New Roman" w:hAnsi="Arial" w:cs="Arial"/>
      <w:iCs/>
      <w:color w:val="00457C"/>
      <w:sz w:val="18"/>
      <w:szCs w:val="18"/>
      <w:lang w:val="en-US"/>
    </w:rPr>
  </w:style>
  <w:style w:type="table" w:customStyle="1" w:styleId="TableQA1">
    <w:name w:val="Table QA1"/>
    <w:basedOn w:val="TableNormal"/>
    <w:next w:val="TableGrid"/>
    <w:rsid w:val="001B0F19"/>
    <w:pPr>
      <w:spacing w:before="120" w:after="0" w:line="260" w:lineRule="exact"/>
      <w:ind w:left="567"/>
    </w:pPr>
    <w:rPr>
      <w:rFonts w:ascii="Times" w:eastAsia="Times" w:hAnsi="Times"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75ECD"/>
    <w:rPr>
      <w:rFonts w:asciiTheme="majorHAnsi" w:eastAsiaTheme="majorEastAsia" w:hAnsiTheme="majorHAnsi" w:cstheme="majorBidi"/>
      <w:color w:val="001D58" w:themeColor="accent1" w:themeShade="BF"/>
      <w:sz w:val="32"/>
      <w:szCs w:val="32"/>
    </w:rPr>
  </w:style>
  <w:style w:type="character" w:customStyle="1" w:styleId="Heading3Char">
    <w:name w:val="Heading 3 Char"/>
    <w:basedOn w:val="DefaultParagraphFont"/>
    <w:link w:val="Heading3"/>
    <w:uiPriority w:val="9"/>
    <w:rsid w:val="00D75ECD"/>
    <w:rPr>
      <w:rFonts w:asciiTheme="majorHAnsi" w:eastAsiaTheme="majorEastAsia" w:hAnsiTheme="majorHAnsi" w:cstheme="majorBidi"/>
      <w:color w:val="002776" w:themeColor="text2"/>
      <w:sz w:val="24"/>
      <w:szCs w:val="24"/>
    </w:rPr>
  </w:style>
  <w:style w:type="character" w:customStyle="1" w:styleId="Heading4Char">
    <w:name w:val="Heading 4 Char"/>
    <w:basedOn w:val="DefaultParagraphFont"/>
    <w:link w:val="Heading4"/>
    <w:uiPriority w:val="9"/>
    <w:rsid w:val="00D75EC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75ECD"/>
    <w:rPr>
      <w:rFonts w:asciiTheme="majorHAnsi" w:eastAsiaTheme="majorEastAsia" w:hAnsiTheme="majorHAnsi" w:cstheme="majorBidi"/>
      <w:color w:val="002776" w:themeColor="text2"/>
      <w:sz w:val="22"/>
      <w:szCs w:val="22"/>
    </w:rPr>
  </w:style>
  <w:style w:type="character" w:customStyle="1" w:styleId="Heading6Char">
    <w:name w:val="Heading 6 Char"/>
    <w:basedOn w:val="DefaultParagraphFont"/>
    <w:link w:val="Heading6"/>
    <w:uiPriority w:val="9"/>
    <w:semiHidden/>
    <w:rsid w:val="00D75ECD"/>
    <w:rPr>
      <w:rFonts w:asciiTheme="majorHAnsi" w:eastAsiaTheme="majorEastAsia" w:hAnsiTheme="majorHAnsi" w:cstheme="majorBidi"/>
      <w:i/>
      <w:iCs/>
      <w:color w:val="002776" w:themeColor="text2"/>
      <w:sz w:val="21"/>
      <w:szCs w:val="21"/>
    </w:rPr>
  </w:style>
  <w:style w:type="character" w:customStyle="1" w:styleId="Heading7Char">
    <w:name w:val="Heading 7 Char"/>
    <w:basedOn w:val="DefaultParagraphFont"/>
    <w:link w:val="Heading7"/>
    <w:uiPriority w:val="9"/>
    <w:semiHidden/>
    <w:rsid w:val="00D75ECD"/>
    <w:rPr>
      <w:rFonts w:asciiTheme="majorHAnsi" w:eastAsiaTheme="majorEastAsia" w:hAnsiTheme="majorHAnsi" w:cstheme="majorBidi"/>
      <w:i/>
      <w:iCs/>
      <w:color w:val="00133B" w:themeColor="accent1" w:themeShade="80"/>
      <w:sz w:val="21"/>
      <w:szCs w:val="21"/>
    </w:rPr>
  </w:style>
  <w:style w:type="character" w:customStyle="1" w:styleId="Heading8Char">
    <w:name w:val="Heading 8 Char"/>
    <w:basedOn w:val="DefaultParagraphFont"/>
    <w:link w:val="Heading8"/>
    <w:uiPriority w:val="9"/>
    <w:semiHidden/>
    <w:rsid w:val="00D75ECD"/>
    <w:rPr>
      <w:rFonts w:asciiTheme="majorHAnsi" w:eastAsiaTheme="majorEastAsia" w:hAnsiTheme="majorHAnsi" w:cstheme="majorBidi"/>
      <w:b/>
      <w:bCs/>
      <w:color w:val="002776" w:themeColor="text2"/>
    </w:rPr>
  </w:style>
  <w:style w:type="character" w:customStyle="1" w:styleId="Heading9Char">
    <w:name w:val="Heading 9 Char"/>
    <w:basedOn w:val="DefaultParagraphFont"/>
    <w:link w:val="Heading9"/>
    <w:uiPriority w:val="9"/>
    <w:semiHidden/>
    <w:rsid w:val="00D75ECD"/>
    <w:rPr>
      <w:rFonts w:asciiTheme="majorHAnsi" w:eastAsiaTheme="majorEastAsia" w:hAnsiTheme="majorHAnsi" w:cstheme="majorBidi"/>
      <w:b/>
      <w:bCs/>
      <w:i/>
      <w:iCs/>
      <w:color w:val="002776" w:themeColor="text2"/>
    </w:rPr>
  </w:style>
  <w:style w:type="paragraph" w:styleId="Caption">
    <w:name w:val="caption"/>
    <w:basedOn w:val="Normal"/>
    <w:next w:val="Normal"/>
    <w:uiPriority w:val="35"/>
    <w:unhideWhenUsed/>
    <w:qFormat/>
    <w:rsid w:val="00D75EC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D75ECD"/>
    <w:pPr>
      <w:spacing w:after="0" w:line="240" w:lineRule="auto"/>
      <w:contextualSpacing/>
    </w:pPr>
    <w:rPr>
      <w:rFonts w:asciiTheme="majorHAnsi" w:eastAsiaTheme="majorEastAsia" w:hAnsiTheme="majorHAnsi" w:cstheme="majorBidi"/>
      <w:color w:val="002776" w:themeColor="accent1"/>
      <w:spacing w:val="-10"/>
      <w:sz w:val="56"/>
      <w:szCs w:val="56"/>
    </w:rPr>
  </w:style>
  <w:style w:type="character" w:customStyle="1" w:styleId="TitleChar">
    <w:name w:val="Title Char"/>
    <w:basedOn w:val="DefaultParagraphFont"/>
    <w:link w:val="Title"/>
    <w:uiPriority w:val="10"/>
    <w:rsid w:val="00D75ECD"/>
    <w:rPr>
      <w:rFonts w:asciiTheme="majorHAnsi" w:eastAsiaTheme="majorEastAsia" w:hAnsiTheme="majorHAnsi" w:cstheme="majorBidi"/>
      <w:color w:val="002776" w:themeColor="accent1"/>
      <w:spacing w:val="-10"/>
      <w:sz w:val="56"/>
      <w:szCs w:val="56"/>
    </w:rPr>
  </w:style>
  <w:style w:type="paragraph" w:styleId="Subtitle">
    <w:name w:val="Subtitle"/>
    <w:basedOn w:val="Normal"/>
    <w:next w:val="Normal"/>
    <w:link w:val="SubtitleChar"/>
    <w:uiPriority w:val="11"/>
    <w:qFormat/>
    <w:rsid w:val="00D75EC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75ECD"/>
    <w:rPr>
      <w:rFonts w:asciiTheme="majorHAnsi" w:eastAsiaTheme="majorEastAsia" w:hAnsiTheme="majorHAnsi" w:cstheme="majorBidi"/>
      <w:sz w:val="24"/>
      <w:szCs w:val="24"/>
    </w:rPr>
  </w:style>
  <w:style w:type="character" w:styleId="Strong">
    <w:name w:val="Strong"/>
    <w:basedOn w:val="DefaultParagraphFont"/>
    <w:uiPriority w:val="22"/>
    <w:qFormat/>
    <w:rsid w:val="00D75ECD"/>
    <w:rPr>
      <w:b/>
      <w:bCs/>
    </w:rPr>
  </w:style>
  <w:style w:type="character" w:styleId="Emphasis">
    <w:name w:val="Emphasis"/>
    <w:basedOn w:val="DefaultParagraphFont"/>
    <w:uiPriority w:val="20"/>
    <w:qFormat/>
    <w:rsid w:val="00D75ECD"/>
    <w:rPr>
      <w:i/>
      <w:iCs/>
    </w:rPr>
  </w:style>
  <w:style w:type="paragraph" w:styleId="NoSpacing">
    <w:name w:val="No Spacing"/>
    <w:uiPriority w:val="1"/>
    <w:qFormat/>
    <w:rsid w:val="00D75ECD"/>
    <w:pPr>
      <w:spacing w:after="0" w:line="240" w:lineRule="auto"/>
    </w:pPr>
  </w:style>
  <w:style w:type="paragraph" w:styleId="Quote">
    <w:name w:val="Quote"/>
    <w:basedOn w:val="Normal"/>
    <w:next w:val="Normal"/>
    <w:link w:val="QuoteChar"/>
    <w:uiPriority w:val="29"/>
    <w:qFormat/>
    <w:rsid w:val="00D75EC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75ECD"/>
    <w:rPr>
      <w:i/>
      <w:iCs/>
      <w:color w:val="404040" w:themeColor="text1" w:themeTint="BF"/>
    </w:rPr>
  </w:style>
  <w:style w:type="paragraph" w:styleId="IntenseQuote">
    <w:name w:val="Intense Quote"/>
    <w:basedOn w:val="Normal"/>
    <w:next w:val="Normal"/>
    <w:link w:val="IntenseQuoteChar"/>
    <w:uiPriority w:val="30"/>
    <w:qFormat/>
    <w:rsid w:val="00D75ECD"/>
    <w:pPr>
      <w:pBdr>
        <w:left w:val="single" w:sz="18" w:space="12" w:color="002776" w:themeColor="accent1"/>
      </w:pBdr>
      <w:spacing w:before="100" w:beforeAutospacing="1" w:line="300" w:lineRule="auto"/>
      <w:ind w:left="1224" w:right="1224"/>
    </w:pPr>
    <w:rPr>
      <w:rFonts w:asciiTheme="majorHAnsi" w:eastAsiaTheme="majorEastAsia" w:hAnsiTheme="majorHAnsi" w:cstheme="majorBidi"/>
      <w:color w:val="002776" w:themeColor="accent1"/>
      <w:sz w:val="28"/>
      <w:szCs w:val="28"/>
    </w:rPr>
  </w:style>
  <w:style w:type="character" w:customStyle="1" w:styleId="IntenseQuoteChar">
    <w:name w:val="Intense Quote Char"/>
    <w:basedOn w:val="DefaultParagraphFont"/>
    <w:link w:val="IntenseQuote"/>
    <w:uiPriority w:val="30"/>
    <w:rsid w:val="00D75ECD"/>
    <w:rPr>
      <w:rFonts w:asciiTheme="majorHAnsi" w:eastAsiaTheme="majorEastAsia" w:hAnsiTheme="majorHAnsi" w:cstheme="majorBidi"/>
      <w:color w:val="002776" w:themeColor="accent1"/>
      <w:sz w:val="28"/>
      <w:szCs w:val="28"/>
    </w:rPr>
  </w:style>
  <w:style w:type="character" w:styleId="SubtleEmphasis">
    <w:name w:val="Subtle Emphasis"/>
    <w:basedOn w:val="DefaultParagraphFont"/>
    <w:uiPriority w:val="19"/>
    <w:qFormat/>
    <w:rsid w:val="00D75ECD"/>
    <w:rPr>
      <w:i/>
      <w:iCs/>
      <w:color w:val="404040" w:themeColor="text1" w:themeTint="BF"/>
    </w:rPr>
  </w:style>
  <w:style w:type="character" w:styleId="IntenseEmphasis">
    <w:name w:val="Intense Emphasis"/>
    <w:basedOn w:val="DefaultParagraphFont"/>
    <w:uiPriority w:val="21"/>
    <w:qFormat/>
    <w:rsid w:val="00D75ECD"/>
    <w:rPr>
      <w:b/>
      <w:bCs/>
      <w:i/>
      <w:iCs/>
    </w:rPr>
  </w:style>
  <w:style w:type="character" w:styleId="SubtleReference">
    <w:name w:val="Subtle Reference"/>
    <w:basedOn w:val="DefaultParagraphFont"/>
    <w:uiPriority w:val="31"/>
    <w:qFormat/>
    <w:rsid w:val="00D75EC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75ECD"/>
    <w:rPr>
      <w:b/>
      <w:bCs/>
      <w:smallCaps/>
      <w:spacing w:val="5"/>
      <w:u w:val="single"/>
    </w:rPr>
  </w:style>
  <w:style w:type="character" w:styleId="BookTitle">
    <w:name w:val="Book Title"/>
    <w:basedOn w:val="DefaultParagraphFont"/>
    <w:uiPriority w:val="33"/>
    <w:qFormat/>
    <w:rsid w:val="00D75ECD"/>
    <w:rPr>
      <w:b/>
      <w:bCs/>
      <w:smallCaps/>
    </w:rPr>
  </w:style>
  <w:style w:type="paragraph" w:styleId="TOCHeading">
    <w:name w:val="TOC Heading"/>
    <w:basedOn w:val="Heading1"/>
    <w:next w:val="Normal"/>
    <w:uiPriority w:val="39"/>
    <w:unhideWhenUsed/>
    <w:qFormat/>
    <w:rsid w:val="00D75ECD"/>
    <w:pPr>
      <w:outlineLvl w:val="9"/>
    </w:pPr>
  </w:style>
  <w:style w:type="table" w:customStyle="1" w:styleId="TableQA2">
    <w:name w:val="Table QA2"/>
    <w:basedOn w:val="TableNormal"/>
    <w:next w:val="TableGrid"/>
    <w:rsid w:val="00C2460C"/>
    <w:pPr>
      <w:spacing w:before="120" w:after="0" w:line="260" w:lineRule="exact"/>
      <w:ind w:left="567"/>
    </w:pPr>
    <w:rPr>
      <w:rFonts w:ascii="Times" w:eastAsia="Times" w:hAnsi="Times"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11">
    <w:name w:val="List Table 3 - Accent 11"/>
    <w:basedOn w:val="TableNormal"/>
    <w:next w:val="ListTable3-Accent1"/>
    <w:uiPriority w:val="48"/>
    <w:rsid w:val="001A034A"/>
    <w:pPr>
      <w:spacing w:after="0" w:line="240" w:lineRule="auto"/>
    </w:pPr>
    <w:rPr>
      <w:rFonts w:eastAsia="Arial"/>
      <w:sz w:val="22"/>
      <w:szCs w:val="22"/>
      <w:lang w:val="en-US"/>
    </w:rPr>
    <w:tblPr>
      <w:tblStyleRowBandSize w:val="1"/>
      <w:tblStyleColBandSize w:val="1"/>
      <w:tblBorders>
        <w:top w:val="single" w:sz="4" w:space="0" w:color="002776"/>
        <w:left w:val="single" w:sz="4" w:space="0" w:color="002776"/>
        <w:bottom w:val="single" w:sz="4" w:space="0" w:color="002776"/>
        <w:right w:val="single" w:sz="4" w:space="0" w:color="002776"/>
      </w:tblBorders>
    </w:tblPr>
    <w:tblStylePr w:type="firstRow">
      <w:rPr>
        <w:b/>
        <w:bCs/>
        <w:color w:val="FFFFFF"/>
      </w:rPr>
      <w:tblPr/>
      <w:tcPr>
        <w:shd w:val="clear" w:color="auto" w:fill="002776"/>
      </w:tcPr>
    </w:tblStylePr>
    <w:tblStylePr w:type="lastRow">
      <w:rPr>
        <w:b/>
        <w:bCs/>
      </w:rPr>
      <w:tblPr/>
      <w:tcPr>
        <w:tcBorders>
          <w:top w:val="double" w:sz="4" w:space="0" w:color="00277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2776"/>
          <w:right w:val="single" w:sz="4" w:space="0" w:color="002776"/>
        </w:tcBorders>
      </w:tcPr>
    </w:tblStylePr>
    <w:tblStylePr w:type="band1Horz">
      <w:tblPr/>
      <w:tcPr>
        <w:tcBorders>
          <w:top w:val="single" w:sz="4" w:space="0" w:color="002776"/>
          <w:bottom w:val="single" w:sz="4" w:space="0" w:color="00277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776"/>
          <w:left w:val="nil"/>
        </w:tcBorders>
      </w:tcPr>
    </w:tblStylePr>
    <w:tblStylePr w:type="swCell">
      <w:tblPr/>
      <w:tcPr>
        <w:tcBorders>
          <w:top w:val="double" w:sz="4" w:space="0" w:color="002776"/>
          <w:right w:val="nil"/>
        </w:tcBorders>
      </w:tcPr>
    </w:tblStylePr>
  </w:style>
  <w:style w:type="table" w:styleId="ListTable3-Accent1">
    <w:name w:val="List Table 3 Accent 1"/>
    <w:basedOn w:val="TableNormal"/>
    <w:uiPriority w:val="48"/>
    <w:rsid w:val="001A034A"/>
    <w:pPr>
      <w:spacing w:after="0" w:line="240" w:lineRule="auto"/>
    </w:pPr>
    <w:tblPr>
      <w:tblStyleRowBandSize w:val="1"/>
      <w:tblStyleColBandSize w:val="1"/>
      <w:tblBorders>
        <w:top w:val="single" w:sz="4" w:space="0" w:color="002776" w:themeColor="accent1"/>
        <w:left w:val="single" w:sz="4" w:space="0" w:color="002776" w:themeColor="accent1"/>
        <w:bottom w:val="single" w:sz="4" w:space="0" w:color="002776" w:themeColor="accent1"/>
        <w:right w:val="single" w:sz="4" w:space="0" w:color="002776" w:themeColor="accent1"/>
      </w:tblBorders>
    </w:tblPr>
    <w:tblStylePr w:type="firstRow">
      <w:rPr>
        <w:b/>
        <w:bCs/>
        <w:color w:val="FFFFFF" w:themeColor="background1"/>
      </w:rPr>
      <w:tblPr/>
      <w:tcPr>
        <w:shd w:val="clear" w:color="auto" w:fill="002776" w:themeFill="accent1"/>
      </w:tcPr>
    </w:tblStylePr>
    <w:tblStylePr w:type="lastRow">
      <w:rPr>
        <w:b/>
        <w:bCs/>
      </w:rPr>
      <w:tblPr/>
      <w:tcPr>
        <w:tcBorders>
          <w:top w:val="double" w:sz="4" w:space="0" w:color="00277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776" w:themeColor="accent1"/>
          <w:right w:val="single" w:sz="4" w:space="0" w:color="002776" w:themeColor="accent1"/>
        </w:tcBorders>
      </w:tcPr>
    </w:tblStylePr>
    <w:tblStylePr w:type="band1Horz">
      <w:tblPr/>
      <w:tcPr>
        <w:tcBorders>
          <w:top w:val="single" w:sz="4" w:space="0" w:color="002776" w:themeColor="accent1"/>
          <w:bottom w:val="single" w:sz="4" w:space="0" w:color="00277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776" w:themeColor="accent1"/>
          <w:left w:val="nil"/>
        </w:tcBorders>
      </w:tcPr>
    </w:tblStylePr>
    <w:tblStylePr w:type="swCell">
      <w:tblPr/>
      <w:tcPr>
        <w:tcBorders>
          <w:top w:val="double" w:sz="4" w:space="0" w:color="002776" w:themeColor="accent1"/>
          <w:right w:val="nil"/>
        </w:tcBorders>
      </w:tcPr>
    </w:tblStylePr>
  </w:style>
  <w:style w:type="paragraph" w:customStyle="1" w:styleId="APageheading">
    <w:name w:val="A Page heading"/>
    <w:basedOn w:val="Heading1"/>
    <w:link w:val="APageheadingChar"/>
    <w:qFormat/>
    <w:rsid w:val="00C743D3"/>
    <w:pPr>
      <w:keepLines w:val="0"/>
      <w:spacing w:before="0" w:after="360"/>
    </w:pPr>
    <w:rPr>
      <w:rFonts w:ascii="Verdana" w:eastAsia="Times" w:hAnsi="Verdana" w:cs="Times New Roman"/>
      <w:noProof/>
      <w:color w:val="002776"/>
      <w:kern w:val="32"/>
      <w:sz w:val="48"/>
      <w:szCs w:val="60"/>
      <w:lang w:val="en-GB"/>
    </w:rPr>
  </w:style>
  <w:style w:type="character" w:customStyle="1" w:styleId="APageheadingChar">
    <w:name w:val="A Page heading Char"/>
    <w:basedOn w:val="DefaultParagraphFont"/>
    <w:link w:val="APageheading"/>
    <w:rsid w:val="00C743D3"/>
    <w:rPr>
      <w:rFonts w:ascii="Verdana" w:eastAsia="Times" w:hAnsi="Verdana" w:cs="Times New Roman"/>
      <w:noProof/>
      <w:color w:val="002776"/>
      <w:kern w:val="32"/>
      <w:sz w:val="48"/>
      <w:szCs w:val="60"/>
      <w:lang w:val="en-GB"/>
    </w:rPr>
  </w:style>
  <w:style w:type="paragraph" w:customStyle="1" w:styleId="Documenttitle">
    <w:name w:val="Document title"/>
    <w:next w:val="Normal"/>
    <w:qFormat/>
    <w:rsid w:val="00567845"/>
    <w:pPr>
      <w:spacing w:after="0" w:line="440" w:lineRule="atLeast"/>
    </w:pPr>
    <w:rPr>
      <w:rFonts w:asciiTheme="majorHAnsi" w:eastAsiaTheme="majorEastAsia" w:hAnsiTheme="majorHAnsi" w:cstheme="majorBidi"/>
      <w:b/>
      <w:bCs/>
      <w:color w:val="000000" w:themeColor="text1"/>
      <w:sz w:val="36"/>
      <w:szCs w:val="28"/>
      <w:lang w:val="en-GB"/>
    </w:rPr>
  </w:style>
  <w:style w:type="paragraph" w:styleId="Footer">
    <w:name w:val="footer"/>
    <w:aliases w:val="eersteregel"/>
    <w:basedOn w:val="Normal"/>
    <w:link w:val="FooterChar"/>
    <w:uiPriority w:val="99"/>
    <w:unhideWhenUsed/>
    <w:rsid w:val="00567845"/>
    <w:pPr>
      <w:tabs>
        <w:tab w:val="center" w:pos="4680"/>
        <w:tab w:val="right" w:pos="9360"/>
      </w:tabs>
      <w:spacing w:after="0" w:line="240" w:lineRule="auto"/>
    </w:pPr>
    <w:rPr>
      <w:rFonts w:eastAsiaTheme="minorHAnsi"/>
      <w:sz w:val="22"/>
      <w:szCs w:val="22"/>
      <w:lang w:val="en-US"/>
    </w:rPr>
  </w:style>
  <w:style w:type="character" w:customStyle="1" w:styleId="FooterChar">
    <w:name w:val="Footer Char"/>
    <w:aliases w:val="eersteregel Char"/>
    <w:basedOn w:val="DefaultParagraphFont"/>
    <w:link w:val="Footer"/>
    <w:uiPriority w:val="99"/>
    <w:rsid w:val="00567845"/>
    <w:rPr>
      <w:rFonts w:eastAsiaTheme="minorHAnsi"/>
      <w:sz w:val="22"/>
      <w:szCs w:val="22"/>
      <w:lang w:val="en-US"/>
    </w:rPr>
  </w:style>
  <w:style w:type="paragraph" w:customStyle="1" w:styleId="PulloutQuote">
    <w:name w:val="Pullout Quote"/>
    <w:qFormat/>
    <w:rsid w:val="00567845"/>
    <w:pPr>
      <w:pBdr>
        <w:top w:val="single" w:sz="4" w:space="7" w:color="00A1DE"/>
      </w:pBdr>
      <w:suppressAutoHyphens/>
      <w:spacing w:after="0" w:line="280" w:lineRule="exact"/>
    </w:pPr>
    <w:rPr>
      <w:rFonts w:ascii="Times New Roman" w:eastAsia="Times" w:hAnsi="Times New Roman" w:cs="Times New Roman"/>
      <w:color w:val="00A1DE"/>
      <w:sz w:val="28"/>
      <w:lang w:val="en-GB"/>
    </w:rPr>
  </w:style>
  <w:style w:type="table" w:customStyle="1" w:styleId="LightList-Accent31">
    <w:name w:val="Light List - Accent 31"/>
    <w:basedOn w:val="TableNormal"/>
    <w:next w:val="LightList-Accent3"/>
    <w:uiPriority w:val="61"/>
    <w:rsid w:val="00567845"/>
    <w:pPr>
      <w:spacing w:after="0" w:line="240" w:lineRule="auto"/>
    </w:pPr>
    <w:rPr>
      <w:rFonts w:ascii="Times" w:eastAsia="Times" w:hAnsi="Times" w:cs="Times New Roman"/>
      <w:lang w:val="en-US"/>
    </w:rPr>
    <w:tblPr>
      <w:tblStyleRowBandSize w:val="1"/>
      <w:tblStyleColBandSize w:val="1"/>
      <w:tblBorders>
        <w:top w:val="single" w:sz="8" w:space="0" w:color="00A1DE"/>
        <w:left w:val="single" w:sz="8" w:space="0" w:color="00A1DE"/>
        <w:bottom w:val="single" w:sz="8" w:space="0" w:color="00A1DE"/>
        <w:right w:val="single" w:sz="8" w:space="0" w:color="00A1DE"/>
      </w:tblBorders>
    </w:tblPr>
    <w:tblStylePr w:type="firstRow">
      <w:pPr>
        <w:spacing w:before="0" w:after="0" w:line="240" w:lineRule="auto"/>
      </w:pPr>
      <w:rPr>
        <w:b/>
        <w:bCs/>
        <w:color w:val="FFFFFF"/>
      </w:rPr>
      <w:tblPr/>
      <w:tcPr>
        <w:shd w:val="clear" w:color="auto" w:fill="00A1DE"/>
      </w:tcPr>
    </w:tblStylePr>
    <w:tblStylePr w:type="lastRow">
      <w:pPr>
        <w:spacing w:before="0" w:after="0" w:line="240" w:lineRule="auto"/>
      </w:pPr>
      <w:rPr>
        <w:b/>
        <w:bCs/>
      </w:rPr>
      <w:tblPr/>
      <w:tcPr>
        <w:tcBorders>
          <w:top w:val="double" w:sz="6" w:space="0" w:color="00A1DE"/>
          <w:left w:val="single" w:sz="8" w:space="0" w:color="00A1DE"/>
          <w:bottom w:val="single" w:sz="8" w:space="0" w:color="00A1DE"/>
          <w:right w:val="single" w:sz="8" w:space="0" w:color="00A1DE"/>
        </w:tcBorders>
      </w:tcPr>
    </w:tblStylePr>
    <w:tblStylePr w:type="firstCol">
      <w:rPr>
        <w:b/>
        <w:bCs/>
      </w:rPr>
    </w:tblStylePr>
    <w:tblStylePr w:type="lastCol">
      <w:rPr>
        <w:b/>
        <w:bCs/>
      </w:rPr>
    </w:tblStylePr>
    <w:tblStylePr w:type="band1Vert">
      <w:tblPr/>
      <w:tcPr>
        <w:tcBorders>
          <w:top w:val="single" w:sz="8" w:space="0" w:color="00A1DE"/>
          <w:left w:val="single" w:sz="8" w:space="0" w:color="00A1DE"/>
          <w:bottom w:val="single" w:sz="8" w:space="0" w:color="00A1DE"/>
          <w:right w:val="single" w:sz="8" w:space="0" w:color="00A1DE"/>
        </w:tcBorders>
      </w:tcPr>
    </w:tblStylePr>
    <w:tblStylePr w:type="band1Horz">
      <w:tblPr/>
      <w:tcPr>
        <w:tcBorders>
          <w:top w:val="single" w:sz="8" w:space="0" w:color="00A1DE"/>
          <w:left w:val="single" w:sz="8" w:space="0" w:color="00A1DE"/>
          <w:bottom w:val="single" w:sz="8" w:space="0" w:color="00A1DE"/>
          <w:right w:val="single" w:sz="8" w:space="0" w:color="00A1DE"/>
        </w:tcBorders>
      </w:tcPr>
    </w:tblStylePr>
  </w:style>
  <w:style w:type="table" w:styleId="LightList-Accent3">
    <w:name w:val="Light List Accent 3"/>
    <w:basedOn w:val="TableNormal"/>
    <w:uiPriority w:val="61"/>
    <w:semiHidden/>
    <w:unhideWhenUsed/>
    <w:rsid w:val="00567845"/>
    <w:pPr>
      <w:spacing w:after="0" w:line="240" w:lineRule="auto"/>
    </w:pPr>
    <w:tblPr>
      <w:tblStyleRowBandSize w:val="1"/>
      <w:tblStyleColBandSize w:val="1"/>
      <w:tblBorders>
        <w:top w:val="single" w:sz="8" w:space="0" w:color="00A1DE" w:themeColor="accent3"/>
        <w:left w:val="single" w:sz="8" w:space="0" w:color="00A1DE" w:themeColor="accent3"/>
        <w:bottom w:val="single" w:sz="8" w:space="0" w:color="00A1DE" w:themeColor="accent3"/>
        <w:right w:val="single" w:sz="8" w:space="0" w:color="00A1DE" w:themeColor="accent3"/>
      </w:tblBorders>
    </w:tblPr>
    <w:tblStylePr w:type="firstRow">
      <w:pPr>
        <w:spacing w:before="0" w:after="0" w:line="240" w:lineRule="auto"/>
      </w:pPr>
      <w:rPr>
        <w:b/>
        <w:bCs/>
        <w:color w:val="FFFFFF" w:themeColor="background1"/>
      </w:rPr>
      <w:tblPr/>
      <w:tcPr>
        <w:shd w:val="clear" w:color="auto" w:fill="00A1DE" w:themeFill="accent3"/>
      </w:tcPr>
    </w:tblStylePr>
    <w:tblStylePr w:type="lastRow">
      <w:pPr>
        <w:spacing w:before="0" w:after="0" w:line="240" w:lineRule="auto"/>
      </w:pPr>
      <w:rPr>
        <w:b/>
        <w:bCs/>
      </w:rPr>
      <w:tblPr/>
      <w:tcPr>
        <w:tcBorders>
          <w:top w:val="double" w:sz="6" w:space="0" w:color="00A1DE" w:themeColor="accent3"/>
          <w:left w:val="single" w:sz="8" w:space="0" w:color="00A1DE" w:themeColor="accent3"/>
          <w:bottom w:val="single" w:sz="8" w:space="0" w:color="00A1DE" w:themeColor="accent3"/>
          <w:right w:val="single" w:sz="8" w:space="0" w:color="00A1DE" w:themeColor="accent3"/>
        </w:tcBorders>
      </w:tcPr>
    </w:tblStylePr>
    <w:tblStylePr w:type="firstCol">
      <w:rPr>
        <w:b/>
        <w:bCs/>
      </w:rPr>
    </w:tblStylePr>
    <w:tblStylePr w:type="lastCol">
      <w:rPr>
        <w:b/>
        <w:bCs/>
      </w:rPr>
    </w:tblStylePr>
    <w:tblStylePr w:type="band1Vert">
      <w:tblPr/>
      <w:tcPr>
        <w:tcBorders>
          <w:top w:val="single" w:sz="8" w:space="0" w:color="00A1DE" w:themeColor="accent3"/>
          <w:left w:val="single" w:sz="8" w:space="0" w:color="00A1DE" w:themeColor="accent3"/>
          <w:bottom w:val="single" w:sz="8" w:space="0" w:color="00A1DE" w:themeColor="accent3"/>
          <w:right w:val="single" w:sz="8" w:space="0" w:color="00A1DE" w:themeColor="accent3"/>
        </w:tcBorders>
      </w:tcPr>
    </w:tblStylePr>
    <w:tblStylePr w:type="band1Horz">
      <w:tblPr/>
      <w:tcPr>
        <w:tcBorders>
          <w:top w:val="single" w:sz="8" w:space="0" w:color="00A1DE" w:themeColor="accent3"/>
          <w:left w:val="single" w:sz="8" w:space="0" w:color="00A1DE" w:themeColor="accent3"/>
          <w:bottom w:val="single" w:sz="8" w:space="0" w:color="00A1DE" w:themeColor="accent3"/>
          <w:right w:val="single" w:sz="8" w:space="0" w:color="00A1DE" w:themeColor="accent3"/>
        </w:tcBorders>
      </w:tcPr>
    </w:tblStylePr>
  </w:style>
  <w:style w:type="paragraph" w:styleId="Header">
    <w:name w:val="header"/>
    <w:aliases w:val="heading 3 after h2,h,h3+,*Header,ContentsHeader,hd,Header/Footer,header odd,header,Draft,Appendix,1 (not to be included in TOC),Cover Page,Header - HPS Document,ho,first,page-header,ph,Section Header,Title page,Chapter Name,H-PDID,h6,h22,h7,h8,rh"/>
    <w:basedOn w:val="Normal"/>
    <w:link w:val="HeaderChar"/>
    <w:uiPriority w:val="99"/>
    <w:unhideWhenUsed/>
    <w:rsid w:val="00567845"/>
    <w:pPr>
      <w:tabs>
        <w:tab w:val="center" w:pos="4513"/>
        <w:tab w:val="right" w:pos="9026"/>
      </w:tabs>
      <w:spacing w:after="0" w:line="240" w:lineRule="auto"/>
    </w:pPr>
  </w:style>
  <w:style w:type="character" w:customStyle="1" w:styleId="HeaderChar">
    <w:name w:val="Header Char"/>
    <w:aliases w:val="heading 3 after h2 Char,h Char,h3+ Char,*Header Char,ContentsHeader Char,hd Char,Header/Footer Char,header odd Char,header Char,Draft Char,Appendix Char,1 (not to be included in TOC) Char,Cover Page Char,Header - HPS Document Char,ho Char"/>
    <w:basedOn w:val="DefaultParagraphFont"/>
    <w:link w:val="Header"/>
    <w:uiPriority w:val="99"/>
    <w:rsid w:val="00567845"/>
  </w:style>
  <w:style w:type="character" w:styleId="PageNumber">
    <w:name w:val="page number"/>
    <w:rsid w:val="00F97AC9"/>
    <w:rPr>
      <w:rFonts w:cs="Arial"/>
    </w:rPr>
  </w:style>
  <w:style w:type="numbering" w:customStyle="1" w:styleId="NoList1">
    <w:name w:val="No List1"/>
    <w:next w:val="NoList"/>
    <w:uiPriority w:val="99"/>
    <w:semiHidden/>
    <w:unhideWhenUsed/>
    <w:rsid w:val="00D1526E"/>
  </w:style>
  <w:style w:type="table" w:customStyle="1" w:styleId="report">
    <w:name w:val="report"/>
    <w:basedOn w:val="TableNormal"/>
    <w:uiPriority w:val="99"/>
    <w:rsid w:val="00D1526E"/>
    <w:pPr>
      <w:spacing w:after="0" w:line="240" w:lineRule="auto"/>
    </w:pPr>
    <w:rPr>
      <w:rFonts w:ascii="Times" w:eastAsia="Times" w:hAnsi="Times" w:cs="Times New Roman"/>
      <w:lang w:val="en-GB" w:eastAsia="en-GB"/>
    </w:rPr>
    <w:tblPr/>
  </w:style>
  <w:style w:type="table" w:customStyle="1" w:styleId="LightList-Accent291">
    <w:name w:val="Light List - Accent 291"/>
    <w:basedOn w:val="TableNormal"/>
    <w:next w:val="LightList-Accent2"/>
    <w:uiPriority w:val="61"/>
    <w:rsid w:val="00D1526E"/>
    <w:pPr>
      <w:spacing w:after="0" w:line="240" w:lineRule="auto"/>
    </w:pPr>
    <w:rPr>
      <w:rFonts w:eastAsia="Times New Roman"/>
      <w:lang w:val="en-US"/>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customStyle="1" w:styleId="LightList-Accent22">
    <w:name w:val="Light List - Accent 22"/>
    <w:basedOn w:val="TableNormal"/>
    <w:next w:val="LightList-Accent2"/>
    <w:uiPriority w:val="61"/>
    <w:semiHidden/>
    <w:unhideWhenUsed/>
    <w:rsid w:val="00D1526E"/>
    <w:pPr>
      <w:spacing w:after="0" w:line="240" w:lineRule="auto"/>
    </w:pPr>
    <w:rPr>
      <w:rFonts w:eastAsia="Arial"/>
      <w:sz w:val="22"/>
      <w:szCs w:val="22"/>
      <w:lang w:val="en-US"/>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customStyle="1" w:styleId="MediumShading1-Accent291">
    <w:name w:val="Medium Shading 1 - Accent 291"/>
    <w:basedOn w:val="TableNormal"/>
    <w:next w:val="MediumShading1-Accent2"/>
    <w:uiPriority w:val="63"/>
    <w:rsid w:val="00D1526E"/>
    <w:pPr>
      <w:spacing w:after="0" w:line="240" w:lineRule="auto"/>
    </w:pPr>
    <w:rPr>
      <w:rFonts w:eastAsia="Times New Roman"/>
      <w:lang w:val="en-US"/>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MediumShading1-Accent23">
    <w:name w:val="Medium Shading 1 - Accent 23"/>
    <w:basedOn w:val="TableNormal"/>
    <w:next w:val="MediumShading1-Accent2"/>
    <w:uiPriority w:val="63"/>
    <w:semiHidden/>
    <w:unhideWhenUsed/>
    <w:rsid w:val="00D1526E"/>
    <w:pPr>
      <w:spacing w:after="0" w:line="240" w:lineRule="auto"/>
    </w:pPr>
    <w:rPr>
      <w:rFonts w:eastAsia="Arial"/>
      <w:sz w:val="22"/>
      <w:szCs w:val="22"/>
      <w:lang w:val="en-US"/>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ListTable3-Accent111">
    <w:name w:val="List Table 3 - Accent 111"/>
    <w:basedOn w:val="TableNormal"/>
    <w:next w:val="ListTable3-Accent1"/>
    <w:uiPriority w:val="48"/>
    <w:rsid w:val="00D1526E"/>
    <w:pPr>
      <w:spacing w:after="0" w:line="240" w:lineRule="auto"/>
    </w:pPr>
    <w:rPr>
      <w:rFonts w:eastAsia="Arial"/>
      <w:sz w:val="22"/>
      <w:szCs w:val="22"/>
      <w:lang w:val="en-US"/>
    </w:rPr>
    <w:tblPr>
      <w:tblStyleRowBandSize w:val="1"/>
      <w:tblStyleColBandSize w:val="1"/>
      <w:tblBorders>
        <w:top w:val="single" w:sz="4" w:space="0" w:color="002776"/>
        <w:left w:val="single" w:sz="4" w:space="0" w:color="002776"/>
        <w:bottom w:val="single" w:sz="4" w:space="0" w:color="002776"/>
        <w:right w:val="single" w:sz="4" w:space="0" w:color="002776"/>
      </w:tblBorders>
    </w:tblPr>
    <w:tblStylePr w:type="firstRow">
      <w:rPr>
        <w:b/>
        <w:bCs/>
        <w:color w:val="FFFFFF"/>
      </w:rPr>
      <w:tblPr/>
      <w:tcPr>
        <w:shd w:val="clear" w:color="auto" w:fill="002776"/>
      </w:tcPr>
    </w:tblStylePr>
    <w:tblStylePr w:type="lastRow">
      <w:rPr>
        <w:b/>
        <w:bCs/>
      </w:rPr>
      <w:tblPr/>
      <w:tcPr>
        <w:tcBorders>
          <w:top w:val="double" w:sz="4" w:space="0" w:color="00277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2776"/>
          <w:right w:val="single" w:sz="4" w:space="0" w:color="002776"/>
        </w:tcBorders>
      </w:tcPr>
    </w:tblStylePr>
    <w:tblStylePr w:type="band1Horz">
      <w:tblPr/>
      <w:tcPr>
        <w:tcBorders>
          <w:top w:val="single" w:sz="4" w:space="0" w:color="002776"/>
          <w:bottom w:val="single" w:sz="4" w:space="0" w:color="00277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776"/>
          <w:left w:val="nil"/>
        </w:tcBorders>
      </w:tcPr>
    </w:tblStylePr>
    <w:tblStylePr w:type="swCell">
      <w:tblPr/>
      <w:tcPr>
        <w:tcBorders>
          <w:top w:val="double" w:sz="4" w:space="0" w:color="002776"/>
          <w:right w:val="nil"/>
        </w:tcBorders>
      </w:tcPr>
    </w:tblStylePr>
  </w:style>
  <w:style w:type="table" w:customStyle="1" w:styleId="ListTable3-Accent12">
    <w:name w:val="List Table 3 - Accent 12"/>
    <w:basedOn w:val="TableNormal"/>
    <w:next w:val="ListTable3-Accent1"/>
    <w:uiPriority w:val="48"/>
    <w:rsid w:val="00D1526E"/>
    <w:pPr>
      <w:spacing w:after="0" w:line="240" w:lineRule="auto"/>
    </w:pPr>
    <w:rPr>
      <w:rFonts w:eastAsia="Arial"/>
      <w:sz w:val="22"/>
      <w:szCs w:val="22"/>
      <w:lang w:val="en-US"/>
    </w:rPr>
    <w:tblPr>
      <w:tblStyleRowBandSize w:val="1"/>
      <w:tblStyleColBandSize w:val="1"/>
      <w:tblBorders>
        <w:top w:val="single" w:sz="4" w:space="0" w:color="002776"/>
        <w:left w:val="single" w:sz="4" w:space="0" w:color="002776"/>
        <w:bottom w:val="single" w:sz="4" w:space="0" w:color="002776"/>
        <w:right w:val="single" w:sz="4" w:space="0" w:color="002776"/>
      </w:tblBorders>
    </w:tblPr>
    <w:tblStylePr w:type="firstRow">
      <w:rPr>
        <w:b/>
        <w:bCs/>
        <w:color w:val="FFFFFF"/>
      </w:rPr>
      <w:tblPr/>
      <w:tcPr>
        <w:shd w:val="clear" w:color="auto" w:fill="002776"/>
      </w:tcPr>
    </w:tblStylePr>
    <w:tblStylePr w:type="lastRow">
      <w:rPr>
        <w:b/>
        <w:bCs/>
      </w:rPr>
      <w:tblPr/>
      <w:tcPr>
        <w:tcBorders>
          <w:top w:val="double" w:sz="4" w:space="0" w:color="00277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2776"/>
          <w:right w:val="single" w:sz="4" w:space="0" w:color="002776"/>
        </w:tcBorders>
      </w:tcPr>
    </w:tblStylePr>
    <w:tblStylePr w:type="band1Horz">
      <w:tblPr/>
      <w:tcPr>
        <w:tcBorders>
          <w:top w:val="single" w:sz="4" w:space="0" w:color="002776"/>
          <w:bottom w:val="single" w:sz="4" w:space="0" w:color="00277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776"/>
          <w:left w:val="nil"/>
        </w:tcBorders>
      </w:tcPr>
    </w:tblStylePr>
    <w:tblStylePr w:type="swCell">
      <w:tblPr/>
      <w:tcPr>
        <w:tcBorders>
          <w:top w:val="double" w:sz="4" w:space="0" w:color="002776"/>
          <w:right w:val="nil"/>
        </w:tcBorders>
      </w:tcPr>
    </w:tblStylePr>
  </w:style>
  <w:style w:type="table" w:customStyle="1" w:styleId="LightList-Accent2111">
    <w:name w:val="Light List - Accent 2111"/>
    <w:basedOn w:val="TableNormal"/>
    <w:next w:val="LightList-Accent2"/>
    <w:uiPriority w:val="61"/>
    <w:rsid w:val="00D1526E"/>
    <w:pPr>
      <w:spacing w:after="0" w:line="240" w:lineRule="auto"/>
    </w:pPr>
    <w:rPr>
      <w:rFonts w:eastAsia="Times New Roman"/>
      <w:lang w:val="en-US"/>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customStyle="1" w:styleId="MediumShading1-Accent221">
    <w:name w:val="Medium Shading 1 - Accent 221"/>
    <w:basedOn w:val="TableNormal"/>
    <w:next w:val="MediumShading1-Accent2"/>
    <w:uiPriority w:val="63"/>
    <w:rsid w:val="00D1526E"/>
    <w:pPr>
      <w:spacing w:after="0" w:line="240" w:lineRule="auto"/>
    </w:pPr>
    <w:rPr>
      <w:rFonts w:ascii="Times" w:eastAsia="Times" w:hAnsi="Times" w:cs="Times New Roman"/>
      <w:lang w:val="en-GB" w:eastAsia="en-GB"/>
    </w:rPr>
    <w:tblPr>
      <w:tblStyleRowBandSize w:val="1"/>
      <w:tblStyleColBandSize w:val="1"/>
      <w:tblBorders>
        <w:top w:val="single" w:sz="8" w:space="0" w:color="B8FF1F"/>
        <w:left w:val="single" w:sz="8" w:space="0" w:color="B8FF1F"/>
        <w:bottom w:val="single" w:sz="8" w:space="0" w:color="B8FF1F"/>
        <w:right w:val="single" w:sz="8" w:space="0" w:color="B8FF1F"/>
        <w:insideH w:val="single" w:sz="8" w:space="0" w:color="B8FF1F"/>
      </w:tblBorders>
    </w:tblPr>
    <w:tblStylePr w:type="firstRow">
      <w:pPr>
        <w:spacing w:before="0" w:after="0" w:line="240" w:lineRule="auto"/>
      </w:pPr>
      <w:rPr>
        <w:b/>
        <w:bCs/>
        <w:color w:val="FFFFFF"/>
      </w:rPr>
      <w:tblPr/>
      <w:tcPr>
        <w:tcBorders>
          <w:top w:val="single" w:sz="8" w:space="0" w:color="B8FF1F"/>
          <w:left w:val="single" w:sz="8" w:space="0" w:color="B8FF1F"/>
          <w:bottom w:val="single" w:sz="8" w:space="0" w:color="B8FF1F"/>
          <w:right w:val="single" w:sz="8" w:space="0" w:color="B8FF1F"/>
          <w:insideH w:val="nil"/>
          <w:insideV w:val="nil"/>
        </w:tcBorders>
        <w:shd w:val="clear" w:color="auto" w:fill="92D400"/>
      </w:tcPr>
    </w:tblStylePr>
    <w:tblStylePr w:type="lastRow">
      <w:pPr>
        <w:spacing w:before="0" w:after="0" w:line="240" w:lineRule="auto"/>
      </w:pPr>
      <w:rPr>
        <w:b/>
        <w:bCs/>
      </w:rPr>
      <w:tblPr/>
      <w:tcPr>
        <w:tcBorders>
          <w:top w:val="double" w:sz="6" w:space="0" w:color="B8FF1F"/>
          <w:left w:val="single" w:sz="8" w:space="0" w:color="B8FF1F"/>
          <w:bottom w:val="single" w:sz="8" w:space="0" w:color="B8FF1F"/>
          <w:right w:val="single" w:sz="8" w:space="0" w:color="B8FF1F"/>
          <w:insideH w:val="nil"/>
          <w:insideV w:val="nil"/>
        </w:tcBorders>
      </w:tcPr>
    </w:tblStylePr>
    <w:tblStylePr w:type="firstCol">
      <w:rPr>
        <w:b/>
        <w:bCs/>
      </w:rPr>
    </w:tblStylePr>
    <w:tblStylePr w:type="lastCol">
      <w:rPr>
        <w:b/>
        <w:bCs/>
      </w:rPr>
    </w:tblStylePr>
    <w:tblStylePr w:type="band1Vert">
      <w:tblPr/>
      <w:tcPr>
        <w:shd w:val="clear" w:color="auto" w:fill="E7FFB5"/>
      </w:tcPr>
    </w:tblStylePr>
    <w:tblStylePr w:type="band1Horz">
      <w:tblPr/>
      <w:tcPr>
        <w:tcBorders>
          <w:insideH w:val="nil"/>
          <w:insideV w:val="nil"/>
        </w:tcBorders>
        <w:shd w:val="clear" w:color="auto" w:fill="E7FFB5"/>
      </w:tcPr>
    </w:tblStylePr>
    <w:tblStylePr w:type="band2Horz">
      <w:tblPr/>
      <w:tcPr>
        <w:tcBorders>
          <w:insideH w:val="nil"/>
          <w:insideV w:val="nil"/>
        </w:tcBorders>
      </w:tcPr>
    </w:tblStylePr>
  </w:style>
  <w:style w:type="table" w:customStyle="1" w:styleId="LightList-Accent2131">
    <w:name w:val="Light List - Accent 2131"/>
    <w:basedOn w:val="TableNormal"/>
    <w:next w:val="LightList-Accent2"/>
    <w:uiPriority w:val="61"/>
    <w:rsid w:val="00D1526E"/>
    <w:pPr>
      <w:spacing w:after="0" w:line="240" w:lineRule="auto"/>
    </w:pPr>
    <w:rPr>
      <w:rFonts w:eastAsia="Times New Roman"/>
      <w:lang w:val="en-US"/>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customStyle="1" w:styleId="LightList-Accent2311">
    <w:name w:val="Light List - Accent 2311"/>
    <w:basedOn w:val="TableNormal"/>
    <w:next w:val="LightList-Accent2"/>
    <w:uiPriority w:val="61"/>
    <w:rsid w:val="00D1526E"/>
    <w:pPr>
      <w:spacing w:after="0" w:line="240" w:lineRule="auto"/>
    </w:pPr>
    <w:rPr>
      <w:rFonts w:ascii="Times" w:eastAsia="Times" w:hAnsi="Times" w:cs="Times New Roman"/>
      <w:lang w:val="en-GB" w:eastAsia="en-GB"/>
    </w:rPr>
    <w:tblPr>
      <w:tblStyleRowBandSize w:val="1"/>
      <w:tblStyleColBandSize w:val="1"/>
      <w:tblBorders>
        <w:top w:val="single" w:sz="8" w:space="0" w:color="92D400"/>
        <w:left w:val="single" w:sz="8" w:space="0" w:color="92D400"/>
        <w:bottom w:val="single" w:sz="8" w:space="0" w:color="92D400"/>
        <w:right w:val="single" w:sz="8" w:space="0" w:color="92D400"/>
      </w:tblBorders>
    </w:tblPr>
    <w:tblStylePr w:type="firstRow">
      <w:pPr>
        <w:spacing w:before="0" w:after="0" w:line="240" w:lineRule="auto"/>
      </w:pPr>
      <w:rPr>
        <w:b/>
        <w:bCs/>
        <w:color w:val="FFFFFF"/>
      </w:rPr>
      <w:tblPr/>
      <w:tcPr>
        <w:shd w:val="clear" w:color="auto" w:fill="92D400"/>
      </w:tcPr>
    </w:tblStylePr>
    <w:tblStylePr w:type="lastRow">
      <w:pPr>
        <w:spacing w:before="0" w:after="0" w:line="240" w:lineRule="auto"/>
      </w:pPr>
      <w:rPr>
        <w:b/>
        <w:bCs/>
      </w:rPr>
      <w:tblPr/>
      <w:tcPr>
        <w:tcBorders>
          <w:top w:val="double" w:sz="6" w:space="0" w:color="92D400"/>
          <w:left w:val="single" w:sz="8" w:space="0" w:color="92D400"/>
          <w:bottom w:val="single" w:sz="8" w:space="0" w:color="92D400"/>
          <w:right w:val="single" w:sz="8" w:space="0" w:color="92D400"/>
        </w:tcBorders>
      </w:tcPr>
    </w:tblStylePr>
    <w:tblStylePr w:type="firstCol">
      <w:rPr>
        <w:b/>
        <w:bCs/>
      </w:rPr>
    </w:tblStylePr>
    <w:tblStylePr w:type="lastCol">
      <w:rPr>
        <w:b/>
        <w:bCs/>
      </w:rPr>
    </w:tblStylePr>
    <w:tblStylePr w:type="band1Vert">
      <w:tblPr/>
      <w:tcPr>
        <w:tcBorders>
          <w:top w:val="single" w:sz="8" w:space="0" w:color="92D400"/>
          <w:left w:val="single" w:sz="8" w:space="0" w:color="92D400"/>
          <w:bottom w:val="single" w:sz="8" w:space="0" w:color="92D400"/>
          <w:right w:val="single" w:sz="8" w:space="0" w:color="92D400"/>
        </w:tcBorders>
      </w:tcPr>
    </w:tblStylePr>
    <w:tblStylePr w:type="band1Horz">
      <w:tblPr/>
      <w:tcPr>
        <w:tcBorders>
          <w:top w:val="single" w:sz="8" w:space="0" w:color="92D400"/>
          <w:left w:val="single" w:sz="8" w:space="0" w:color="92D400"/>
          <w:bottom w:val="single" w:sz="8" w:space="0" w:color="92D400"/>
          <w:right w:val="single" w:sz="8" w:space="0" w:color="92D400"/>
        </w:tcBorders>
      </w:tcPr>
    </w:tblStylePr>
  </w:style>
  <w:style w:type="table" w:customStyle="1" w:styleId="MediumGrid3-Accent51">
    <w:name w:val="Medium Grid 3 - Accent 51"/>
    <w:basedOn w:val="TableNormal"/>
    <w:next w:val="MediumGrid3-Accent5"/>
    <w:uiPriority w:val="69"/>
    <w:rsid w:val="001A3070"/>
    <w:pPr>
      <w:spacing w:after="0" w:line="240" w:lineRule="auto"/>
    </w:pPr>
    <w:rPr>
      <w:rFonts w:eastAsia="Calibri"/>
      <w:sz w:val="22"/>
      <w:szCs w:val="22"/>
      <w:lang w:val="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F1F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2C7E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2C7E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2C7E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2C7E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8E2F3"/>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8E2F3"/>
      </w:tcPr>
    </w:tblStylePr>
  </w:style>
  <w:style w:type="table" w:styleId="MediumGrid3-Accent5">
    <w:name w:val="Medium Grid 3 Accent 5"/>
    <w:basedOn w:val="TableNormal"/>
    <w:uiPriority w:val="69"/>
    <w:semiHidden/>
    <w:unhideWhenUsed/>
    <w:rsid w:val="001A307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F1F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2C7E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2C7E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2C7E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2C7E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8E2F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8E2F3" w:themeFill="accent5" w:themeFillTint="7F"/>
      </w:tcPr>
    </w:tblStylePr>
  </w:style>
  <w:style w:type="paragraph" w:styleId="TOC1">
    <w:name w:val="toc 1"/>
    <w:basedOn w:val="Normal"/>
    <w:next w:val="Normal"/>
    <w:autoRedefine/>
    <w:uiPriority w:val="39"/>
    <w:unhideWhenUsed/>
    <w:rsid w:val="00C10981"/>
    <w:pPr>
      <w:tabs>
        <w:tab w:val="right" w:leader="dot" w:pos="9009"/>
      </w:tabs>
      <w:spacing w:after="100"/>
    </w:pPr>
    <w:rPr>
      <w:rFonts w:ascii="Verdana" w:hAnsi="Verdana"/>
    </w:rPr>
  </w:style>
  <w:style w:type="paragraph" w:styleId="TOC2">
    <w:name w:val="toc 2"/>
    <w:basedOn w:val="Normal"/>
    <w:next w:val="Normal"/>
    <w:autoRedefine/>
    <w:uiPriority w:val="39"/>
    <w:unhideWhenUsed/>
    <w:rsid w:val="00850BA0"/>
    <w:pPr>
      <w:spacing w:after="100"/>
      <w:ind w:left="200"/>
    </w:pPr>
    <w:rPr>
      <w:rFonts w:ascii="Verdana" w:hAnsi="Verdana"/>
    </w:rPr>
  </w:style>
  <w:style w:type="paragraph" w:styleId="TOC3">
    <w:name w:val="toc 3"/>
    <w:basedOn w:val="Normal"/>
    <w:next w:val="Normal"/>
    <w:autoRedefine/>
    <w:uiPriority w:val="39"/>
    <w:unhideWhenUsed/>
    <w:rsid w:val="00A500D0"/>
    <w:pPr>
      <w:spacing w:after="100"/>
      <w:ind w:left="400"/>
    </w:pPr>
  </w:style>
  <w:style w:type="paragraph" w:styleId="TOC4">
    <w:name w:val="toc 4"/>
    <w:basedOn w:val="Normal"/>
    <w:next w:val="Normal"/>
    <w:autoRedefine/>
    <w:uiPriority w:val="39"/>
    <w:unhideWhenUsed/>
    <w:rsid w:val="00A500D0"/>
    <w:pPr>
      <w:spacing w:after="100" w:line="259" w:lineRule="auto"/>
      <w:ind w:left="660"/>
    </w:pPr>
    <w:rPr>
      <w:sz w:val="22"/>
      <w:szCs w:val="22"/>
      <w:lang w:val="en-US"/>
    </w:rPr>
  </w:style>
  <w:style w:type="paragraph" w:styleId="TOC5">
    <w:name w:val="toc 5"/>
    <w:basedOn w:val="Normal"/>
    <w:next w:val="Normal"/>
    <w:autoRedefine/>
    <w:uiPriority w:val="39"/>
    <w:unhideWhenUsed/>
    <w:rsid w:val="00A500D0"/>
    <w:pPr>
      <w:spacing w:after="100" w:line="259" w:lineRule="auto"/>
      <w:ind w:left="880"/>
    </w:pPr>
    <w:rPr>
      <w:sz w:val="22"/>
      <w:szCs w:val="22"/>
      <w:lang w:val="en-US"/>
    </w:rPr>
  </w:style>
  <w:style w:type="paragraph" w:styleId="TOC6">
    <w:name w:val="toc 6"/>
    <w:basedOn w:val="Normal"/>
    <w:next w:val="Normal"/>
    <w:autoRedefine/>
    <w:uiPriority w:val="39"/>
    <w:unhideWhenUsed/>
    <w:rsid w:val="00A500D0"/>
    <w:pPr>
      <w:spacing w:after="100" w:line="259" w:lineRule="auto"/>
      <w:ind w:left="1100"/>
    </w:pPr>
    <w:rPr>
      <w:sz w:val="22"/>
      <w:szCs w:val="22"/>
      <w:lang w:val="en-US"/>
    </w:rPr>
  </w:style>
  <w:style w:type="paragraph" w:styleId="TOC7">
    <w:name w:val="toc 7"/>
    <w:basedOn w:val="Normal"/>
    <w:next w:val="Normal"/>
    <w:autoRedefine/>
    <w:uiPriority w:val="39"/>
    <w:unhideWhenUsed/>
    <w:rsid w:val="00A500D0"/>
    <w:pPr>
      <w:spacing w:after="100" w:line="259" w:lineRule="auto"/>
      <w:ind w:left="1320"/>
    </w:pPr>
    <w:rPr>
      <w:sz w:val="22"/>
      <w:szCs w:val="22"/>
      <w:lang w:val="en-US"/>
    </w:rPr>
  </w:style>
  <w:style w:type="paragraph" w:styleId="TOC8">
    <w:name w:val="toc 8"/>
    <w:basedOn w:val="Normal"/>
    <w:next w:val="Normal"/>
    <w:autoRedefine/>
    <w:uiPriority w:val="39"/>
    <w:unhideWhenUsed/>
    <w:rsid w:val="00A500D0"/>
    <w:pPr>
      <w:spacing w:after="100" w:line="259" w:lineRule="auto"/>
      <w:ind w:left="1540"/>
    </w:pPr>
    <w:rPr>
      <w:sz w:val="22"/>
      <w:szCs w:val="22"/>
      <w:lang w:val="en-US"/>
    </w:rPr>
  </w:style>
  <w:style w:type="paragraph" w:styleId="TOC9">
    <w:name w:val="toc 9"/>
    <w:basedOn w:val="Normal"/>
    <w:next w:val="Normal"/>
    <w:autoRedefine/>
    <w:uiPriority w:val="39"/>
    <w:unhideWhenUsed/>
    <w:rsid w:val="00A500D0"/>
    <w:pPr>
      <w:spacing w:after="100" w:line="259" w:lineRule="auto"/>
      <w:ind w:left="1760"/>
    </w:pPr>
    <w:rPr>
      <w:sz w:val="22"/>
      <w:szCs w:val="22"/>
      <w:lang w:val="en-US"/>
    </w:rPr>
  </w:style>
  <w:style w:type="character" w:styleId="Hyperlink">
    <w:name w:val="Hyperlink"/>
    <w:basedOn w:val="DefaultParagraphFont"/>
    <w:uiPriority w:val="99"/>
    <w:unhideWhenUsed/>
    <w:rsid w:val="00A500D0"/>
    <w:rPr>
      <w:color w:val="00A1DE" w:themeColor="hyperlink"/>
      <w:u w:val="single"/>
    </w:rPr>
  </w:style>
  <w:style w:type="paragraph" w:customStyle="1" w:styleId="Bodycopy">
    <w:name w:val="Body copy"/>
    <w:basedOn w:val="Normal"/>
    <w:link w:val="BodycopyChar"/>
    <w:qFormat/>
    <w:rsid w:val="00F64B72"/>
    <w:pPr>
      <w:spacing w:after="240" w:line="280" w:lineRule="exact"/>
    </w:pPr>
    <w:rPr>
      <w:rFonts w:ascii="Arial" w:eastAsia="Times" w:hAnsi="Arial" w:cs="Times New Roman"/>
      <w:color w:val="000000" w:themeColor="text1"/>
    </w:rPr>
  </w:style>
  <w:style w:type="character" w:customStyle="1" w:styleId="BodycopyChar">
    <w:name w:val="Body copy Char"/>
    <w:basedOn w:val="DefaultParagraphFont"/>
    <w:link w:val="Bodycopy"/>
    <w:rsid w:val="00F64B72"/>
    <w:rPr>
      <w:rFonts w:ascii="Arial" w:eastAsia="Times" w:hAnsi="Arial" w:cs="Times New Roman"/>
      <w:color w:val="000000" w:themeColor="text1"/>
    </w:rPr>
  </w:style>
  <w:style w:type="paragraph" w:customStyle="1" w:styleId="Lettertext">
    <w:name w:val="Letter text"/>
    <w:uiPriority w:val="2"/>
    <w:qFormat/>
    <w:rsid w:val="00F64B72"/>
    <w:pPr>
      <w:spacing w:after="240" w:line="240" w:lineRule="auto"/>
    </w:pPr>
    <w:rPr>
      <w:rFonts w:ascii="Times New Roman" w:eastAsia="Times" w:hAnsi="Times New Roman" w:cs="Times New Roman"/>
      <w:noProof/>
      <w:color w:val="000000"/>
      <w:sz w:val="22"/>
      <w:lang w:val="en-US"/>
    </w:rPr>
  </w:style>
  <w:style w:type="paragraph" w:customStyle="1" w:styleId="Letterbullet1">
    <w:name w:val="Letter bullet 1"/>
    <w:basedOn w:val="Lettertext"/>
    <w:rsid w:val="00F64B72"/>
    <w:pPr>
      <w:numPr>
        <w:numId w:val="4"/>
      </w:numPr>
      <w:spacing w:after="120"/>
    </w:pPr>
    <w:rPr>
      <w:noProof w:val="0"/>
    </w:rPr>
  </w:style>
  <w:style w:type="paragraph" w:customStyle="1" w:styleId="Letterbullet2">
    <w:name w:val="Letter bullet 2"/>
    <w:basedOn w:val="Lettertext"/>
    <w:rsid w:val="00F64B72"/>
    <w:pPr>
      <w:numPr>
        <w:ilvl w:val="1"/>
        <w:numId w:val="4"/>
      </w:numPr>
      <w:spacing w:after="120"/>
    </w:pPr>
    <w:rPr>
      <w:noProof w:val="0"/>
    </w:rPr>
  </w:style>
  <w:style w:type="paragraph" w:customStyle="1" w:styleId="Letterbullet3">
    <w:name w:val="Letter bullet 3"/>
    <w:basedOn w:val="Lettertext"/>
    <w:rsid w:val="00F64B72"/>
    <w:pPr>
      <w:numPr>
        <w:ilvl w:val="2"/>
        <w:numId w:val="4"/>
      </w:numPr>
      <w:spacing w:after="120"/>
    </w:pPr>
    <w:rPr>
      <w:noProof w:val="0"/>
    </w:rPr>
  </w:style>
  <w:style w:type="table" w:styleId="GridTable4-Accent3">
    <w:name w:val="Grid Table 4 Accent 3"/>
    <w:basedOn w:val="TableNormal"/>
    <w:uiPriority w:val="49"/>
    <w:rsid w:val="009030AD"/>
    <w:pPr>
      <w:spacing w:after="0" w:line="240" w:lineRule="auto"/>
    </w:pPr>
    <w:tblPr>
      <w:tblStyleRowBandSize w:val="1"/>
      <w:tblStyleColBandSize w:val="1"/>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Pr>
    <w:tblStylePr w:type="firstRow">
      <w:rPr>
        <w:b/>
        <w:bCs/>
        <w:color w:val="FFFFFF" w:themeColor="background1"/>
      </w:rPr>
      <w:tblPr/>
      <w:tcPr>
        <w:tcBorders>
          <w:top w:val="single" w:sz="4" w:space="0" w:color="00A1DE" w:themeColor="accent3"/>
          <w:left w:val="single" w:sz="4" w:space="0" w:color="00A1DE" w:themeColor="accent3"/>
          <w:bottom w:val="single" w:sz="4" w:space="0" w:color="00A1DE" w:themeColor="accent3"/>
          <w:right w:val="single" w:sz="4" w:space="0" w:color="00A1DE" w:themeColor="accent3"/>
          <w:insideH w:val="nil"/>
          <w:insideV w:val="nil"/>
        </w:tcBorders>
        <w:shd w:val="clear" w:color="auto" w:fill="00A1DE" w:themeFill="accent3"/>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paragraph" w:customStyle="1" w:styleId="TableFigure">
    <w:name w:val="Table Figure"/>
    <w:basedOn w:val="TableText"/>
    <w:rsid w:val="00A03EB5"/>
    <w:pPr>
      <w:numPr>
        <w:ilvl w:val="2"/>
        <w:numId w:val="5"/>
      </w:numPr>
      <w:tabs>
        <w:tab w:val="decimal" w:pos="720"/>
        <w:tab w:val="decimal" w:pos="1440"/>
        <w:tab w:val="decimal" w:pos="2304"/>
      </w:tabs>
      <w:spacing w:line="240" w:lineRule="auto"/>
      <w:jc w:val="left"/>
    </w:pPr>
    <w:rPr>
      <w:rFonts w:cs="Times New Roman"/>
    </w:rPr>
  </w:style>
  <w:style w:type="paragraph" w:customStyle="1" w:styleId="TableHeading">
    <w:name w:val="Table Heading"/>
    <w:basedOn w:val="TableText"/>
    <w:rsid w:val="00A03EB5"/>
    <w:pPr>
      <w:numPr>
        <w:ilvl w:val="4"/>
        <w:numId w:val="5"/>
      </w:numPr>
      <w:spacing w:line="240" w:lineRule="auto"/>
      <w:jc w:val="right"/>
    </w:pPr>
    <w:rPr>
      <w:rFonts w:cs="Times New Roman"/>
      <w:b/>
    </w:rPr>
  </w:style>
  <w:style w:type="paragraph" w:customStyle="1" w:styleId="Level11">
    <w:name w:val="Level 1.1"/>
    <w:aliases w:val="Reports,Reports Char Char Char Char,Reports Char,Level 1.1 Char Char,Reports Char Char Char Char Char,Level 1.1 Char Char Char Char Char Char Char Char,Level 1.1 Char,Level 1.1 Char Char Char Char,Level 1.1 Char Char Char Char Char Char"/>
    <w:basedOn w:val="Normal"/>
    <w:link w:val="Level11Char1"/>
    <w:rsid w:val="00A03EB5"/>
    <w:pPr>
      <w:keepLines/>
      <w:numPr>
        <w:ilvl w:val="1"/>
        <w:numId w:val="5"/>
      </w:numPr>
      <w:tabs>
        <w:tab w:val="left" w:pos="1440"/>
        <w:tab w:val="left" w:pos="2304"/>
      </w:tabs>
      <w:spacing w:after="288" w:line="240" w:lineRule="auto"/>
      <w:jc w:val="both"/>
    </w:pPr>
    <w:rPr>
      <w:rFonts w:ascii="Times New Roman" w:eastAsia="Times New Roman" w:hAnsi="Times New Roman" w:cs="Times New Roman"/>
      <w:kern w:val="28"/>
      <w:sz w:val="24"/>
      <w:lang w:val="en-GB"/>
    </w:rPr>
  </w:style>
  <w:style w:type="character" w:customStyle="1" w:styleId="Level11Char1">
    <w:name w:val="Level 1.1 Char1"/>
    <w:aliases w:val="Reports Char1,Reports Char Char,Level 1.1 Char Char Char,Level 1.11,Reports1,Level 1.12,Reports2,Reports Char Char1,Level 1.1 Char Char1,Reports Char Char Char,Level 1.1 Char Char Char Char Char Char Char Char Char"/>
    <w:link w:val="Level11"/>
    <w:rsid w:val="00A03EB5"/>
    <w:rPr>
      <w:rFonts w:ascii="Times New Roman" w:eastAsia="Times New Roman" w:hAnsi="Times New Roman" w:cs="Times New Roman"/>
      <w:kern w:val="28"/>
      <w:sz w:val="24"/>
      <w:lang w:val="en-GB"/>
    </w:rPr>
  </w:style>
  <w:style w:type="paragraph" w:styleId="FootnoteText">
    <w:name w:val="footnote text"/>
    <w:aliases w:val="ft"/>
    <w:basedOn w:val="Normal"/>
    <w:link w:val="FootnoteTextChar"/>
    <w:uiPriority w:val="99"/>
    <w:rsid w:val="00A03EB5"/>
    <w:pPr>
      <w:tabs>
        <w:tab w:val="left" w:pos="720"/>
        <w:tab w:val="left" w:pos="1440"/>
        <w:tab w:val="left" w:pos="2304"/>
      </w:tabs>
      <w:spacing w:after="288" w:line="240" w:lineRule="auto"/>
      <w:jc w:val="both"/>
    </w:pPr>
    <w:rPr>
      <w:rFonts w:ascii="Times New Roman" w:eastAsia="Times New Roman" w:hAnsi="Times New Roman" w:cs="Times New Roman"/>
      <w:lang w:val="en-GB"/>
    </w:rPr>
  </w:style>
  <w:style w:type="character" w:customStyle="1" w:styleId="FootnoteTextChar">
    <w:name w:val="Footnote Text Char"/>
    <w:aliases w:val="ft Char"/>
    <w:basedOn w:val="DefaultParagraphFont"/>
    <w:link w:val="FootnoteText"/>
    <w:uiPriority w:val="99"/>
    <w:rsid w:val="00A03EB5"/>
    <w:rPr>
      <w:rFonts w:ascii="Times New Roman" w:eastAsia="Times New Roman" w:hAnsi="Times New Roman" w:cs="Times New Roman"/>
      <w:lang w:val="en-GB"/>
    </w:rPr>
  </w:style>
  <w:style w:type="character" w:styleId="FootnoteReference">
    <w:name w:val="footnote reference"/>
    <w:uiPriority w:val="99"/>
    <w:semiHidden/>
    <w:rsid w:val="00A03EB5"/>
    <w:rPr>
      <w:vertAlign w:val="superscript"/>
    </w:rPr>
  </w:style>
  <w:style w:type="table" w:styleId="TableGrid8">
    <w:name w:val="Table Grid 8"/>
    <w:basedOn w:val="TableNormal"/>
    <w:rsid w:val="00A03EB5"/>
    <w:pPr>
      <w:tabs>
        <w:tab w:val="left" w:pos="720"/>
        <w:tab w:val="left" w:pos="1440"/>
        <w:tab w:val="left" w:pos="2304"/>
      </w:tabs>
      <w:spacing w:after="288" w:line="240" w:lineRule="auto"/>
      <w:jc w:val="both"/>
    </w:pPr>
    <w:rPr>
      <w:rFonts w:ascii="Times New Roman" w:eastAsia="Times New Roman" w:hAnsi="Times New Roman" w:cs="Times New Roman"/>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2409D"/>
    <w:rPr>
      <w:color w:val="808080"/>
    </w:rPr>
  </w:style>
  <w:style w:type="table" w:styleId="PlainTable1">
    <w:name w:val="Plain Table 1"/>
    <w:basedOn w:val="TableNormal"/>
    <w:uiPriority w:val="41"/>
    <w:rsid w:val="003F5189"/>
    <w:pPr>
      <w:spacing w:after="0" w:line="240" w:lineRule="auto"/>
    </w:pPr>
    <w:rPr>
      <w:rFonts w:eastAsiaTheme="minorHAnsi"/>
      <w:sz w:val="24"/>
      <w:szCs w:val="24"/>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Grid-Accent31">
    <w:name w:val="Light Grid - Accent 31"/>
    <w:basedOn w:val="TableNormal"/>
    <w:next w:val="LightGrid-Accent3"/>
    <w:uiPriority w:val="62"/>
    <w:rsid w:val="00C1084B"/>
    <w:pPr>
      <w:spacing w:after="0" w:line="240" w:lineRule="auto"/>
    </w:pPr>
    <w:rPr>
      <w:rFonts w:ascii="Times" w:eastAsia="Times" w:hAnsi="Times" w:cs="Times New Roman"/>
      <w:lang w:val="en-US"/>
    </w:rPr>
    <w:tblPr>
      <w:tblStyleRowBandSize w:val="1"/>
      <w:tblStyleColBandSize w:val="1"/>
      <w:tblBorders>
        <w:top w:val="single" w:sz="8" w:space="0" w:color="00A1DE"/>
        <w:left w:val="single" w:sz="8" w:space="0" w:color="00A1DE"/>
        <w:bottom w:val="single" w:sz="8" w:space="0" w:color="00A1DE"/>
        <w:right w:val="single" w:sz="8" w:space="0" w:color="00A1DE"/>
        <w:insideH w:val="single" w:sz="8" w:space="0" w:color="00A1DE"/>
        <w:insideV w:val="single" w:sz="8" w:space="0" w:color="00A1DE"/>
      </w:tblBorders>
    </w:tblPr>
    <w:tblStylePr w:type="firstRow">
      <w:pPr>
        <w:spacing w:before="0" w:after="0" w:line="240" w:lineRule="auto"/>
      </w:pPr>
      <w:rPr>
        <w:rFonts w:ascii="Garamond" w:eastAsia="Times New Roman" w:hAnsi="Garamond" w:cs="Times New Roman"/>
        <w:b/>
        <w:bCs/>
      </w:rPr>
      <w:tblPr/>
      <w:tcPr>
        <w:tcBorders>
          <w:top w:val="single" w:sz="8" w:space="0" w:color="00A1DE"/>
          <w:left w:val="single" w:sz="8" w:space="0" w:color="00A1DE"/>
          <w:bottom w:val="single" w:sz="18" w:space="0" w:color="00A1DE"/>
          <w:right w:val="single" w:sz="8" w:space="0" w:color="00A1DE"/>
          <w:insideH w:val="nil"/>
          <w:insideV w:val="single" w:sz="8" w:space="0" w:color="00A1DE"/>
        </w:tcBorders>
      </w:tcPr>
    </w:tblStylePr>
    <w:tblStylePr w:type="lastRow">
      <w:pPr>
        <w:spacing w:before="0" w:after="0" w:line="240" w:lineRule="auto"/>
      </w:pPr>
      <w:rPr>
        <w:rFonts w:ascii="Garamond" w:eastAsia="Times New Roman" w:hAnsi="Garamond" w:cs="Times New Roman"/>
        <w:b/>
        <w:bCs/>
      </w:rPr>
      <w:tblPr/>
      <w:tcPr>
        <w:tcBorders>
          <w:top w:val="double" w:sz="6" w:space="0" w:color="00A1DE"/>
          <w:left w:val="single" w:sz="8" w:space="0" w:color="00A1DE"/>
          <w:bottom w:val="single" w:sz="8" w:space="0" w:color="00A1DE"/>
          <w:right w:val="single" w:sz="8" w:space="0" w:color="00A1DE"/>
          <w:insideH w:val="nil"/>
          <w:insideV w:val="single" w:sz="8" w:space="0" w:color="00A1DE"/>
        </w:tcBorders>
      </w:tcPr>
    </w:tblStylePr>
    <w:tblStylePr w:type="firstCol">
      <w:rPr>
        <w:rFonts w:ascii="Garamond" w:eastAsia="Times New Roman" w:hAnsi="Garamond" w:cs="Times New Roman"/>
        <w:b/>
        <w:bCs/>
      </w:rPr>
    </w:tblStylePr>
    <w:tblStylePr w:type="lastCol">
      <w:rPr>
        <w:rFonts w:ascii="Garamond" w:eastAsia="Times New Roman" w:hAnsi="Garamond" w:cs="Times New Roman"/>
        <w:b/>
        <w:bCs/>
      </w:rPr>
      <w:tblPr/>
      <w:tcPr>
        <w:tcBorders>
          <w:top w:val="single" w:sz="8" w:space="0" w:color="00A1DE"/>
          <w:left w:val="single" w:sz="8" w:space="0" w:color="00A1DE"/>
          <w:bottom w:val="single" w:sz="8" w:space="0" w:color="00A1DE"/>
          <w:right w:val="single" w:sz="8" w:space="0" w:color="00A1DE"/>
        </w:tcBorders>
      </w:tcPr>
    </w:tblStylePr>
    <w:tblStylePr w:type="band1Vert">
      <w:tblPr/>
      <w:tcPr>
        <w:tcBorders>
          <w:top w:val="single" w:sz="8" w:space="0" w:color="00A1DE"/>
          <w:left w:val="single" w:sz="8" w:space="0" w:color="00A1DE"/>
          <w:bottom w:val="single" w:sz="8" w:space="0" w:color="00A1DE"/>
          <w:right w:val="single" w:sz="8" w:space="0" w:color="00A1DE"/>
        </w:tcBorders>
        <w:shd w:val="clear" w:color="auto" w:fill="B7EBFF"/>
      </w:tcPr>
    </w:tblStylePr>
    <w:tblStylePr w:type="band1Horz">
      <w:tblPr/>
      <w:tcPr>
        <w:tcBorders>
          <w:top w:val="single" w:sz="8" w:space="0" w:color="00A1DE"/>
          <w:left w:val="single" w:sz="8" w:space="0" w:color="00A1DE"/>
          <w:bottom w:val="single" w:sz="8" w:space="0" w:color="00A1DE"/>
          <w:right w:val="single" w:sz="8" w:space="0" w:color="00A1DE"/>
          <w:insideV w:val="single" w:sz="8" w:space="0" w:color="00A1DE"/>
        </w:tcBorders>
        <w:shd w:val="clear" w:color="auto" w:fill="B7EBFF"/>
      </w:tcPr>
    </w:tblStylePr>
    <w:tblStylePr w:type="band2Horz">
      <w:tblPr/>
      <w:tcPr>
        <w:tcBorders>
          <w:top w:val="single" w:sz="8" w:space="0" w:color="00A1DE"/>
          <w:left w:val="single" w:sz="8" w:space="0" w:color="00A1DE"/>
          <w:bottom w:val="single" w:sz="8" w:space="0" w:color="00A1DE"/>
          <w:right w:val="single" w:sz="8" w:space="0" w:color="00A1DE"/>
          <w:insideV w:val="single" w:sz="8" w:space="0" w:color="00A1DE"/>
        </w:tcBorders>
      </w:tcPr>
    </w:tblStylePr>
  </w:style>
  <w:style w:type="table" w:styleId="LightGrid-Accent3">
    <w:name w:val="Light Grid Accent 3"/>
    <w:basedOn w:val="TableNormal"/>
    <w:uiPriority w:val="62"/>
    <w:semiHidden/>
    <w:unhideWhenUsed/>
    <w:rsid w:val="00C1084B"/>
    <w:pPr>
      <w:spacing w:after="0" w:line="240" w:lineRule="auto"/>
    </w:pPr>
    <w:tblPr>
      <w:tblStyleRowBandSize w:val="1"/>
      <w:tblStyleColBandSize w:val="1"/>
      <w:tblBorders>
        <w:top w:val="single" w:sz="8" w:space="0" w:color="00A1DE" w:themeColor="accent3"/>
        <w:left w:val="single" w:sz="8" w:space="0" w:color="00A1DE" w:themeColor="accent3"/>
        <w:bottom w:val="single" w:sz="8" w:space="0" w:color="00A1DE" w:themeColor="accent3"/>
        <w:right w:val="single" w:sz="8" w:space="0" w:color="00A1DE" w:themeColor="accent3"/>
        <w:insideH w:val="single" w:sz="8" w:space="0" w:color="00A1DE" w:themeColor="accent3"/>
        <w:insideV w:val="single" w:sz="8" w:space="0" w:color="00A1D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1DE" w:themeColor="accent3"/>
          <w:left w:val="single" w:sz="8" w:space="0" w:color="00A1DE" w:themeColor="accent3"/>
          <w:bottom w:val="single" w:sz="18" w:space="0" w:color="00A1DE" w:themeColor="accent3"/>
          <w:right w:val="single" w:sz="8" w:space="0" w:color="00A1DE" w:themeColor="accent3"/>
          <w:insideH w:val="nil"/>
          <w:insideV w:val="single" w:sz="8" w:space="0" w:color="00A1D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1DE" w:themeColor="accent3"/>
          <w:left w:val="single" w:sz="8" w:space="0" w:color="00A1DE" w:themeColor="accent3"/>
          <w:bottom w:val="single" w:sz="8" w:space="0" w:color="00A1DE" w:themeColor="accent3"/>
          <w:right w:val="single" w:sz="8" w:space="0" w:color="00A1DE" w:themeColor="accent3"/>
          <w:insideH w:val="nil"/>
          <w:insideV w:val="single" w:sz="8" w:space="0" w:color="00A1D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1DE" w:themeColor="accent3"/>
          <w:left w:val="single" w:sz="8" w:space="0" w:color="00A1DE" w:themeColor="accent3"/>
          <w:bottom w:val="single" w:sz="8" w:space="0" w:color="00A1DE" w:themeColor="accent3"/>
          <w:right w:val="single" w:sz="8" w:space="0" w:color="00A1DE" w:themeColor="accent3"/>
        </w:tcBorders>
      </w:tcPr>
    </w:tblStylePr>
    <w:tblStylePr w:type="band1Vert">
      <w:tblPr/>
      <w:tcPr>
        <w:tcBorders>
          <w:top w:val="single" w:sz="8" w:space="0" w:color="00A1DE" w:themeColor="accent3"/>
          <w:left w:val="single" w:sz="8" w:space="0" w:color="00A1DE" w:themeColor="accent3"/>
          <w:bottom w:val="single" w:sz="8" w:space="0" w:color="00A1DE" w:themeColor="accent3"/>
          <w:right w:val="single" w:sz="8" w:space="0" w:color="00A1DE" w:themeColor="accent3"/>
        </w:tcBorders>
        <w:shd w:val="clear" w:color="auto" w:fill="B7EBFF" w:themeFill="accent3" w:themeFillTint="3F"/>
      </w:tcPr>
    </w:tblStylePr>
    <w:tblStylePr w:type="band1Horz">
      <w:tblPr/>
      <w:tcPr>
        <w:tcBorders>
          <w:top w:val="single" w:sz="8" w:space="0" w:color="00A1DE" w:themeColor="accent3"/>
          <w:left w:val="single" w:sz="8" w:space="0" w:color="00A1DE" w:themeColor="accent3"/>
          <w:bottom w:val="single" w:sz="8" w:space="0" w:color="00A1DE" w:themeColor="accent3"/>
          <w:right w:val="single" w:sz="8" w:space="0" w:color="00A1DE" w:themeColor="accent3"/>
          <w:insideV w:val="single" w:sz="8" w:space="0" w:color="00A1DE" w:themeColor="accent3"/>
        </w:tcBorders>
        <w:shd w:val="clear" w:color="auto" w:fill="B7EBFF" w:themeFill="accent3" w:themeFillTint="3F"/>
      </w:tcPr>
    </w:tblStylePr>
    <w:tblStylePr w:type="band2Horz">
      <w:tblPr/>
      <w:tcPr>
        <w:tcBorders>
          <w:top w:val="single" w:sz="8" w:space="0" w:color="00A1DE" w:themeColor="accent3"/>
          <w:left w:val="single" w:sz="8" w:space="0" w:color="00A1DE" w:themeColor="accent3"/>
          <w:bottom w:val="single" w:sz="8" w:space="0" w:color="00A1DE" w:themeColor="accent3"/>
          <w:right w:val="single" w:sz="8" w:space="0" w:color="00A1DE" w:themeColor="accent3"/>
          <w:insideV w:val="single" w:sz="8" w:space="0" w:color="00A1DE" w:themeColor="accent3"/>
        </w:tcBorders>
      </w:tcPr>
    </w:tblStylePr>
  </w:style>
  <w:style w:type="table" w:styleId="ListTable3">
    <w:name w:val="List Table 3"/>
    <w:basedOn w:val="TableNormal"/>
    <w:uiPriority w:val="48"/>
    <w:rsid w:val="00BA18AC"/>
    <w:pPr>
      <w:spacing w:after="0" w:line="240" w:lineRule="auto"/>
    </w:pPr>
    <w:rPr>
      <w:rFonts w:eastAsiaTheme="minorHAnsi"/>
      <w:sz w:val="22"/>
      <w:szCs w:val="22"/>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CommentReference">
    <w:name w:val="annotation reference"/>
    <w:basedOn w:val="DefaultParagraphFont"/>
    <w:uiPriority w:val="99"/>
    <w:unhideWhenUsed/>
    <w:rsid w:val="00276201"/>
    <w:rPr>
      <w:sz w:val="16"/>
      <w:szCs w:val="16"/>
    </w:rPr>
  </w:style>
  <w:style w:type="paragraph" w:styleId="CommentText">
    <w:name w:val="annotation text"/>
    <w:basedOn w:val="Normal"/>
    <w:link w:val="CommentTextChar"/>
    <w:uiPriority w:val="99"/>
    <w:unhideWhenUsed/>
    <w:rsid w:val="00276201"/>
    <w:pPr>
      <w:spacing w:line="240" w:lineRule="auto"/>
    </w:pPr>
  </w:style>
  <w:style w:type="character" w:customStyle="1" w:styleId="CommentTextChar">
    <w:name w:val="Comment Text Char"/>
    <w:basedOn w:val="DefaultParagraphFont"/>
    <w:link w:val="CommentText"/>
    <w:uiPriority w:val="99"/>
    <w:rsid w:val="00276201"/>
  </w:style>
  <w:style w:type="paragraph" w:styleId="CommentSubject">
    <w:name w:val="annotation subject"/>
    <w:basedOn w:val="CommentText"/>
    <w:next w:val="CommentText"/>
    <w:link w:val="CommentSubjectChar"/>
    <w:uiPriority w:val="99"/>
    <w:semiHidden/>
    <w:unhideWhenUsed/>
    <w:rsid w:val="00276201"/>
    <w:rPr>
      <w:b/>
      <w:bCs/>
    </w:rPr>
  </w:style>
  <w:style w:type="character" w:customStyle="1" w:styleId="CommentSubjectChar">
    <w:name w:val="Comment Subject Char"/>
    <w:basedOn w:val="CommentTextChar"/>
    <w:link w:val="CommentSubject"/>
    <w:uiPriority w:val="99"/>
    <w:semiHidden/>
    <w:rsid w:val="00276201"/>
    <w:rPr>
      <w:b/>
      <w:bCs/>
    </w:rPr>
  </w:style>
  <w:style w:type="paragraph" w:styleId="EndnoteText">
    <w:name w:val="endnote text"/>
    <w:basedOn w:val="Normal"/>
    <w:link w:val="EndnoteTextChar"/>
    <w:uiPriority w:val="99"/>
    <w:semiHidden/>
    <w:unhideWhenUsed/>
    <w:rsid w:val="00276201"/>
    <w:pPr>
      <w:spacing w:after="0" w:line="240" w:lineRule="auto"/>
    </w:pPr>
  </w:style>
  <w:style w:type="character" w:customStyle="1" w:styleId="EndnoteTextChar">
    <w:name w:val="Endnote Text Char"/>
    <w:basedOn w:val="DefaultParagraphFont"/>
    <w:link w:val="EndnoteText"/>
    <w:uiPriority w:val="99"/>
    <w:semiHidden/>
    <w:rsid w:val="00276201"/>
  </w:style>
  <w:style w:type="character" w:styleId="EndnoteReference">
    <w:name w:val="endnote reference"/>
    <w:basedOn w:val="DefaultParagraphFont"/>
    <w:uiPriority w:val="99"/>
    <w:semiHidden/>
    <w:unhideWhenUsed/>
    <w:rsid w:val="00276201"/>
    <w:rPr>
      <w:vertAlign w:val="superscript"/>
    </w:rPr>
  </w:style>
  <w:style w:type="paragraph" w:customStyle="1" w:styleId="Subject">
    <w:name w:val="Subject"/>
    <w:basedOn w:val="Normal"/>
    <w:rsid w:val="00AF02F1"/>
    <w:pPr>
      <w:keepNext/>
      <w:keepLines/>
      <w:spacing w:after="0" w:line="290" w:lineRule="atLeast"/>
    </w:pPr>
    <w:rPr>
      <w:rFonts w:ascii="Times New Roman" w:eastAsia="Times New Roman" w:hAnsi="Times New Roman" w:cs="Times New Roman"/>
      <w:b/>
      <w:sz w:val="24"/>
      <w:lang w:val="en-GB"/>
    </w:rPr>
  </w:style>
  <w:style w:type="paragraph" w:styleId="BodyText2">
    <w:name w:val="Body Text 2"/>
    <w:basedOn w:val="Normal"/>
    <w:link w:val="BodyText2Char"/>
    <w:uiPriority w:val="99"/>
    <w:rsid w:val="00CF096C"/>
    <w:pPr>
      <w:spacing w:line="240" w:lineRule="auto"/>
      <w:ind w:right="533"/>
    </w:pPr>
    <w:rPr>
      <w:rFonts w:ascii="Calibri" w:eastAsia="Calibri" w:hAnsi="Calibri" w:cs="Times New Roman"/>
      <w:sz w:val="22"/>
      <w:szCs w:val="22"/>
      <w:lang w:val="en-GB"/>
    </w:rPr>
  </w:style>
  <w:style w:type="character" w:customStyle="1" w:styleId="BodyText2Char">
    <w:name w:val="Body Text 2 Char"/>
    <w:basedOn w:val="DefaultParagraphFont"/>
    <w:link w:val="BodyText2"/>
    <w:uiPriority w:val="99"/>
    <w:rsid w:val="00CF096C"/>
    <w:rPr>
      <w:rFonts w:ascii="Calibri" w:eastAsia="Calibri" w:hAnsi="Calibri" w:cs="Times New Roman"/>
      <w:sz w:val="22"/>
      <w:szCs w:val="22"/>
      <w:lang w:val="en-GB"/>
    </w:rPr>
  </w:style>
  <w:style w:type="paragraph" w:styleId="NormalIndent">
    <w:name w:val="Normal Indent"/>
    <w:aliases w:val="Normal 1"/>
    <w:basedOn w:val="Normal"/>
    <w:link w:val="NormalIndentChar"/>
    <w:rsid w:val="00CF096C"/>
    <w:pPr>
      <w:spacing w:line="240" w:lineRule="auto"/>
      <w:ind w:left="720"/>
    </w:pPr>
    <w:rPr>
      <w:rFonts w:ascii="Calibri" w:eastAsia="Calibri" w:hAnsi="Calibri" w:cs="Times New Roman"/>
      <w:sz w:val="22"/>
      <w:szCs w:val="22"/>
      <w:lang w:val="en-GB"/>
    </w:rPr>
  </w:style>
  <w:style w:type="character" w:customStyle="1" w:styleId="NormalIndentChar">
    <w:name w:val="Normal Indent Char"/>
    <w:aliases w:val="Normal 1 Char"/>
    <w:basedOn w:val="DefaultParagraphFont"/>
    <w:link w:val="NormalIndent"/>
    <w:rsid w:val="00CF096C"/>
    <w:rPr>
      <w:rFonts w:ascii="Calibri" w:eastAsia="Calibri" w:hAnsi="Calibri" w:cs="Times New Roman"/>
      <w:sz w:val="22"/>
      <w:szCs w:val="22"/>
      <w:lang w:val="en-GB"/>
    </w:rPr>
  </w:style>
  <w:style w:type="paragraph" w:customStyle="1" w:styleId="Bul-2">
    <w:name w:val="Bul-2"/>
    <w:basedOn w:val="Normal"/>
    <w:rsid w:val="00CF096C"/>
    <w:pPr>
      <w:tabs>
        <w:tab w:val="left" w:pos="576"/>
        <w:tab w:val="left" w:pos="1152"/>
        <w:tab w:val="left" w:pos="1728"/>
        <w:tab w:val="left" w:pos="2304"/>
        <w:tab w:val="left" w:pos="2880"/>
        <w:tab w:val="left" w:pos="3456"/>
        <w:tab w:val="left" w:pos="4032"/>
      </w:tabs>
      <w:spacing w:after="240" w:line="240" w:lineRule="auto"/>
      <w:ind w:left="1152" w:hanging="576"/>
      <w:jc w:val="both"/>
    </w:pPr>
    <w:rPr>
      <w:rFonts w:ascii="Helv" w:eastAsia="Times New Roman" w:hAnsi="Helv" w:cs="Times New Roman"/>
      <w:sz w:val="24"/>
      <w:lang w:val="en-US"/>
    </w:rPr>
  </w:style>
  <w:style w:type="paragraph" w:styleId="BodyText">
    <w:name w:val="Body Text"/>
    <w:basedOn w:val="Normal"/>
    <w:link w:val="BodyTextChar"/>
    <w:uiPriority w:val="99"/>
    <w:semiHidden/>
    <w:unhideWhenUsed/>
    <w:rsid w:val="008A01D7"/>
  </w:style>
  <w:style w:type="character" w:customStyle="1" w:styleId="BodyTextChar">
    <w:name w:val="Body Text Char"/>
    <w:basedOn w:val="DefaultParagraphFont"/>
    <w:link w:val="BodyText"/>
    <w:uiPriority w:val="99"/>
    <w:semiHidden/>
    <w:rsid w:val="008A01D7"/>
  </w:style>
  <w:style w:type="paragraph" w:customStyle="1" w:styleId="Address">
    <w:name w:val="Address"/>
    <w:basedOn w:val="Normal"/>
    <w:rsid w:val="008A01D7"/>
    <w:pPr>
      <w:keepLines/>
      <w:spacing w:after="0" w:line="240" w:lineRule="auto"/>
      <w:jc w:val="both"/>
    </w:pPr>
    <w:rPr>
      <w:rFonts w:ascii="Times New Roman" w:eastAsia="Times New Roman" w:hAnsi="Times New Roman" w:cs="Times New Roman"/>
      <w:noProof/>
      <w:sz w:val="24"/>
      <w:lang w:val="en-GB"/>
    </w:rPr>
  </w:style>
  <w:style w:type="paragraph" w:styleId="Revision">
    <w:name w:val="Revision"/>
    <w:hidden/>
    <w:uiPriority w:val="99"/>
    <w:semiHidden/>
    <w:rsid w:val="000B3E7F"/>
    <w:pPr>
      <w:spacing w:after="0" w:line="240" w:lineRule="auto"/>
    </w:pPr>
  </w:style>
  <w:style w:type="character" w:styleId="UnresolvedMention">
    <w:name w:val="Unresolved Mention"/>
    <w:basedOn w:val="DefaultParagraphFont"/>
    <w:uiPriority w:val="99"/>
    <w:semiHidden/>
    <w:unhideWhenUsed/>
    <w:rsid w:val="00521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11884">
      <w:bodyDiv w:val="1"/>
      <w:marLeft w:val="0"/>
      <w:marRight w:val="0"/>
      <w:marTop w:val="0"/>
      <w:marBottom w:val="0"/>
      <w:divBdr>
        <w:top w:val="none" w:sz="0" w:space="0" w:color="auto"/>
        <w:left w:val="none" w:sz="0" w:space="0" w:color="auto"/>
        <w:bottom w:val="none" w:sz="0" w:space="0" w:color="auto"/>
        <w:right w:val="none" w:sz="0" w:space="0" w:color="auto"/>
      </w:divBdr>
    </w:div>
    <w:div w:id="219708985">
      <w:bodyDiv w:val="1"/>
      <w:marLeft w:val="0"/>
      <w:marRight w:val="0"/>
      <w:marTop w:val="0"/>
      <w:marBottom w:val="0"/>
      <w:divBdr>
        <w:top w:val="none" w:sz="0" w:space="0" w:color="auto"/>
        <w:left w:val="none" w:sz="0" w:space="0" w:color="auto"/>
        <w:bottom w:val="none" w:sz="0" w:space="0" w:color="auto"/>
        <w:right w:val="none" w:sz="0" w:space="0" w:color="auto"/>
      </w:divBdr>
      <w:divsChild>
        <w:div w:id="84112627">
          <w:marLeft w:val="274"/>
          <w:marRight w:val="0"/>
          <w:marTop w:val="0"/>
          <w:marBottom w:val="0"/>
          <w:divBdr>
            <w:top w:val="none" w:sz="0" w:space="0" w:color="auto"/>
            <w:left w:val="none" w:sz="0" w:space="0" w:color="auto"/>
            <w:bottom w:val="none" w:sz="0" w:space="0" w:color="auto"/>
            <w:right w:val="none" w:sz="0" w:space="0" w:color="auto"/>
          </w:divBdr>
        </w:div>
        <w:div w:id="1180048201">
          <w:marLeft w:val="274"/>
          <w:marRight w:val="0"/>
          <w:marTop w:val="0"/>
          <w:marBottom w:val="0"/>
          <w:divBdr>
            <w:top w:val="none" w:sz="0" w:space="0" w:color="auto"/>
            <w:left w:val="none" w:sz="0" w:space="0" w:color="auto"/>
            <w:bottom w:val="none" w:sz="0" w:space="0" w:color="auto"/>
            <w:right w:val="none" w:sz="0" w:space="0" w:color="auto"/>
          </w:divBdr>
        </w:div>
        <w:div w:id="1228032746">
          <w:marLeft w:val="274"/>
          <w:marRight w:val="0"/>
          <w:marTop w:val="0"/>
          <w:marBottom w:val="0"/>
          <w:divBdr>
            <w:top w:val="none" w:sz="0" w:space="0" w:color="auto"/>
            <w:left w:val="none" w:sz="0" w:space="0" w:color="auto"/>
            <w:bottom w:val="none" w:sz="0" w:space="0" w:color="auto"/>
            <w:right w:val="none" w:sz="0" w:space="0" w:color="auto"/>
          </w:divBdr>
        </w:div>
        <w:div w:id="1256861703">
          <w:marLeft w:val="274"/>
          <w:marRight w:val="0"/>
          <w:marTop w:val="0"/>
          <w:marBottom w:val="0"/>
          <w:divBdr>
            <w:top w:val="none" w:sz="0" w:space="0" w:color="auto"/>
            <w:left w:val="none" w:sz="0" w:space="0" w:color="auto"/>
            <w:bottom w:val="none" w:sz="0" w:space="0" w:color="auto"/>
            <w:right w:val="none" w:sz="0" w:space="0" w:color="auto"/>
          </w:divBdr>
        </w:div>
      </w:divsChild>
    </w:div>
    <w:div w:id="256527167">
      <w:bodyDiv w:val="1"/>
      <w:marLeft w:val="0"/>
      <w:marRight w:val="0"/>
      <w:marTop w:val="0"/>
      <w:marBottom w:val="0"/>
      <w:divBdr>
        <w:top w:val="none" w:sz="0" w:space="0" w:color="auto"/>
        <w:left w:val="none" w:sz="0" w:space="0" w:color="auto"/>
        <w:bottom w:val="none" w:sz="0" w:space="0" w:color="auto"/>
        <w:right w:val="none" w:sz="0" w:space="0" w:color="auto"/>
      </w:divBdr>
    </w:div>
    <w:div w:id="324170892">
      <w:bodyDiv w:val="1"/>
      <w:marLeft w:val="0"/>
      <w:marRight w:val="0"/>
      <w:marTop w:val="0"/>
      <w:marBottom w:val="0"/>
      <w:divBdr>
        <w:top w:val="none" w:sz="0" w:space="0" w:color="auto"/>
        <w:left w:val="none" w:sz="0" w:space="0" w:color="auto"/>
        <w:bottom w:val="none" w:sz="0" w:space="0" w:color="auto"/>
        <w:right w:val="none" w:sz="0" w:space="0" w:color="auto"/>
      </w:divBdr>
      <w:divsChild>
        <w:div w:id="559901230">
          <w:marLeft w:val="274"/>
          <w:marRight w:val="0"/>
          <w:marTop w:val="0"/>
          <w:marBottom w:val="0"/>
          <w:divBdr>
            <w:top w:val="none" w:sz="0" w:space="0" w:color="auto"/>
            <w:left w:val="none" w:sz="0" w:space="0" w:color="auto"/>
            <w:bottom w:val="none" w:sz="0" w:space="0" w:color="auto"/>
            <w:right w:val="none" w:sz="0" w:space="0" w:color="auto"/>
          </w:divBdr>
        </w:div>
        <w:div w:id="780495540">
          <w:marLeft w:val="274"/>
          <w:marRight w:val="0"/>
          <w:marTop w:val="0"/>
          <w:marBottom w:val="0"/>
          <w:divBdr>
            <w:top w:val="none" w:sz="0" w:space="0" w:color="auto"/>
            <w:left w:val="none" w:sz="0" w:space="0" w:color="auto"/>
            <w:bottom w:val="none" w:sz="0" w:space="0" w:color="auto"/>
            <w:right w:val="none" w:sz="0" w:space="0" w:color="auto"/>
          </w:divBdr>
        </w:div>
        <w:div w:id="1043359155">
          <w:marLeft w:val="274"/>
          <w:marRight w:val="0"/>
          <w:marTop w:val="0"/>
          <w:marBottom w:val="0"/>
          <w:divBdr>
            <w:top w:val="none" w:sz="0" w:space="0" w:color="auto"/>
            <w:left w:val="none" w:sz="0" w:space="0" w:color="auto"/>
            <w:bottom w:val="none" w:sz="0" w:space="0" w:color="auto"/>
            <w:right w:val="none" w:sz="0" w:space="0" w:color="auto"/>
          </w:divBdr>
        </w:div>
        <w:div w:id="1510099480">
          <w:marLeft w:val="274"/>
          <w:marRight w:val="0"/>
          <w:marTop w:val="0"/>
          <w:marBottom w:val="0"/>
          <w:divBdr>
            <w:top w:val="none" w:sz="0" w:space="0" w:color="auto"/>
            <w:left w:val="none" w:sz="0" w:space="0" w:color="auto"/>
            <w:bottom w:val="none" w:sz="0" w:space="0" w:color="auto"/>
            <w:right w:val="none" w:sz="0" w:space="0" w:color="auto"/>
          </w:divBdr>
        </w:div>
        <w:div w:id="1512645058">
          <w:marLeft w:val="274"/>
          <w:marRight w:val="0"/>
          <w:marTop w:val="0"/>
          <w:marBottom w:val="0"/>
          <w:divBdr>
            <w:top w:val="none" w:sz="0" w:space="0" w:color="auto"/>
            <w:left w:val="none" w:sz="0" w:space="0" w:color="auto"/>
            <w:bottom w:val="none" w:sz="0" w:space="0" w:color="auto"/>
            <w:right w:val="none" w:sz="0" w:space="0" w:color="auto"/>
          </w:divBdr>
        </w:div>
        <w:div w:id="1596547827">
          <w:marLeft w:val="274"/>
          <w:marRight w:val="0"/>
          <w:marTop w:val="0"/>
          <w:marBottom w:val="0"/>
          <w:divBdr>
            <w:top w:val="none" w:sz="0" w:space="0" w:color="auto"/>
            <w:left w:val="none" w:sz="0" w:space="0" w:color="auto"/>
            <w:bottom w:val="none" w:sz="0" w:space="0" w:color="auto"/>
            <w:right w:val="none" w:sz="0" w:space="0" w:color="auto"/>
          </w:divBdr>
        </w:div>
      </w:divsChild>
    </w:div>
    <w:div w:id="366872865">
      <w:bodyDiv w:val="1"/>
      <w:marLeft w:val="0"/>
      <w:marRight w:val="0"/>
      <w:marTop w:val="0"/>
      <w:marBottom w:val="0"/>
      <w:divBdr>
        <w:top w:val="none" w:sz="0" w:space="0" w:color="auto"/>
        <w:left w:val="none" w:sz="0" w:space="0" w:color="auto"/>
        <w:bottom w:val="none" w:sz="0" w:space="0" w:color="auto"/>
        <w:right w:val="none" w:sz="0" w:space="0" w:color="auto"/>
      </w:divBdr>
    </w:div>
    <w:div w:id="400446108">
      <w:bodyDiv w:val="1"/>
      <w:marLeft w:val="0"/>
      <w:marRight w:val="0"/>
      <w:marTop w:val="0"/>
      <w:marBottom w:val="0"/>
      <w:divBdr>
        <w:top w:val="none" w:sz="0" w:space="0" w:color="auto"/>
        <w:left w:val="none" w:sz="0" w:space="0" w:color="auto"/>
        <w:bottom w:val="none" w:sz="0" w:space="0" w:color="auto"/>
        <w:right w:val="none" w:sz="0" w:space="0" w:color="auto"/>
      </w:divBdr>
    </w:div>
    <w:div w:id="463424881">
      <w:bodyDiv w:val="1"/>
      <w:marLeft w:val="0"/>
      <w:marRight w:val="0"/>
      <w:marTop w:val="0"/>
      <w:marBottom w:val="0"/>
      <w:divBdr>
        <w:top w:val="none" w:sz="0" w:space="0" w:color="auto"/>
        <w:left w:val="none" w:sz="0" w:space="0" w:color="auto"/>
        <w:bottom w:val="none" w:sz="0" w:space="0" w:color="auto"/>
        <w:right w:val="none" w:sz="0" w:space="0" w:color="auto"/>
      </w:divBdr>
    </w:div>
    <w:div w:id="476580711">
      <w:bodyDiv w:val="1"/>
      <w:marLeft w:val="0"/>
      <w:marRight w:val="0"/>
      <w:marTop w:val="0"/>
      <w:marBottom w:val="0"/>
      <w:divBdr>
        <w:top w:val="none" w:sz="0" w:space="0" w:color="auto"/>
        <w:left w:val="none" w:sz="0" w:space="0" w:color="auto"/>
        <w:bottom w:val="none" w:sz="0" w:space="0" w:color="auto"/>
        <w:right w:val="none" w:sz="0" w:space="0" w:color="auto"/>
      </w:divBdr>
    </w:div>
    <w:div w:id="520320590">
      <w:bodyDiv w:val="1"/>
      <w:marLeft w:val="0"/>
      <w:marRight w:val="0"/>
      <w:marTop w:val="0"/>
      <w:marBottom w:val="0"/>
      <w:divBdr>
        <w:top w:val="none" w:sz="0" w:space="0" w:color="auto"/>
        <w:left w:val="none" w:sz="0" w:space="0" w:color="auto"/>
        <w:bottom w:val="none" w:sz="0" w:space="0" w:color="auto"/>
        <w:right w:val="none" w:sz="0" w:space="0" w:color="auto"/>
      </w:divBdr>
    </w:div>
    <w:div w:id="555244621">
      <w:bodyDiv w:val="1"/>
      <w:marLeft w:val="0"/>
      <w:marRight w:val="0"/>
      <w:marTop w:val="0"/>
      <w:marBottom w:val="0"/>
      <w:divBdr>
        <w:top w:val="none" w:sz="0" w:space="0" w:color="auto"/>
        <w:left w:val="none" w:sz="0" w:space="0" w:color="auto"/>
        <w:bottom w:val="none" w:sz="0" w:space="0" w:color="auto"/>
        <w:right w:val="none" w:sz="0" w:space="0" w:color="auto"/>
      </w:divBdr>
    </w:div>
    <w:div w:id="577598779">
      <w:bodyDiv w:val="1"/>
      <w:marLeft w:val="0"/>
      <w:marRight w:val="0"/>
      <w:marTop w:val="0"/>
      <w:marBottom w:val="0"/>
      <w:divBdr>
        <w:top w:val="none" w:sz="0" w:space="0" w:color="auto"/>
        <w:left w:val="none" w:sz="0" w:space="0" w:color="auto"/>
        <w:bottom w:val="none" w:sz="0" w:space="0" w:color="auto"/>
        <w:right w:val="none" w:sz="0" w:space="0" w:color="auto"/>
      </w:divBdr>
    </w:div>
    <w:div w:id="638071837">
      <w:bodyDiv w:val="1"/>
      <w:marLeft w:val="0"/>
      <w:marRight w:val="0"/>
      <w:marTop w:val="0"/>
      <w:marBottom w:val="0"/>
      <w:divBdr>
        <w:top w:val="none" w:sz="0" w:space="0" w:color="auto"/>
        <w:left w:val="none" w:sz="0" w:space="0" w:color="auto"/>
        <w:bottom w:val="none" w:sz="0" w:space="0" w:color="auto"/>
        <w:right w:val="none" w:sz="0" w:space="0" w:color="auto"/>
      </w:divBdr>
    </w:div>
    <w:div w:id="778835173">
      <w:bodyDiv w:val="1"/>
      <w:marLeft w:val="0"/>
      <w:marRight w:val="0"/>
      <w:marTop w:val="0"/>
      <w:marBottom w:val="0"/>
      <w:divBdr>
        <w:top w:val="none" w:sz="0" w:space="0" w:color="auto"/>
        <w:left w:val="none" w:sz="0" w:space="0" w:color="auto"/>
        <w:bottom w:val="none" w:sz="0" w:space="0" w:color="auto"/>
        <w:right w:val="none" w:sz="0" w:space="0" w:color="auto"/>
      </w:divBdr>
    </w:div>
    <w:div w:id="809640162">
      <w:bodyDiv w:val="1"/>
      <w:marLeft w:val="0"/>
      <w:marRight w:val="0"/>
      <w:marTop w:val="0"/>
      <w:marBottom w:val="0"/>
      <w:divBdr>
        <w:top w:val="none" w:sz="0" w:space="0" w:color="auto"/>
        <w:left w:val="none" w:sz="0" w:space="0" w:color="auto"/>
        <w:bottom w:val="none" w:sz="0" w:space="0" w:color="auto"/>
        <w:right w:val="none" w:sz="0" w:space="0" w:color="auto"/>
      </w:divBdr>
      <w:divsChild>
        <w:div w:id="20203260">
          <w:marLeft w:val="274"/>
          <w:marRight w:val="0"/>
          <w:marTop w:val="0"/>
          <w:marBottom w:val="120"/>
          <w:divBdr>
            <w:top w:val="none" w:sz="0" w:space="0" w:color="auto"/>
            <w:left w:val="none" w:sz="0" w:space="0" w:color="auto"/>
            <w:bottom w:val="none" w:sz="0" w:space="0" w:color="auto"/>
            <w:right w:val="none" w:sz="0" w:space="0" w:color="auto"/>
          </w:divBdr>
        </w:div>
        <w:div w:id="251084596">
          <w:marLeft w:val="274"/>
          <w:marRight w:val="0"/>
          <w:marTop w:val="0"/>
          <w:marBottom w:val="120"/>
          <w:divBdr>
            <w:top w:val="none" w:sz="0" w:space="0" w:color="auto"/>
            <w:left w:val="none" w:sz="0" w:space="0" w:color="auto"/>
            <w:bottom w:val="none" w:sz="0" w:space="0" w:color="auto"/>
            <w:right w:val="none" w:sz="0" w:space="0" w:color="auto"/>
          </w:divBdr>
        </w:div>
        <w:div w:id="397022093">
          <w:marLeft w:val="274"/>
          <w:marRight w:val="0"/>
          <w:marTop w:val="0"/>
          <w:marBottom w:val="120"/>
          <w:divBdr>
            <w:top w:val="none" w:sz="0" w:space="0" w:color="auto"/>
            <w:left w:val="none" w:sz="0" w:space="0" w:color="auto"/>
            <w:bottom w:val="none" w:sz="0" w:space="0" w:color="auto"/>
            <w:right w:val="none" w:sz="0" w:space="0" w:color="auto"/>
          </w:divBdr>
        </w:div>
        <w:div w:id="1521626847">
          <w:marLeft w:val="274"/>
          <w:marRight w:val="0"/>
          <w:marTop w:val="0"/>
          <w:marBottom w:val="120"/>
          <w:divBdr>
            <w:top w:val="none" w:sz="0" w:space="0" w:color="auto"/>
            <w:left w:val="none" w:sz="0" w:space="0" w:color="auto"/>
            <w:bottom w:val="none" w:sz="0" w:space="0" w:color="auto"/>
            <w:right w:val="none" w:sz="0" w:space="0" w:color="auto"/>
          </w:divBdr>
        </w:div>
      </w:divsChild>
    </w:div>
    <w:div w:id="825900072">
      <w:bodyDiv w:val="1"/>
      <w:marLeft w:val="0"/>
      <w:marRight w:val="0"/>
      <w:marTop w:val="0"/>
      <w:marBottom w:val="0"/>
      <w:divBdr>
        <w:top w:val="none" w:sz="0" w:space="0" w:color="auto"/>
        <w:left w:val="none" w:sz="0" w:space="0" w:color="auto"/>
        <w:bottom w:val="none" w:sz="0" w:space="0" w:color="auto"/>
        <w:right w:val="none" w:sz="0" w:space="0" w:color="auto"/>
      </w:divBdr>
    </w:div>
    <w:div w:id="888299941">
      <w:bodyDiv w:val="1"/>
      <w:marLeft w:val="0"/>
      <w:marRight w:val="0"/>
      <w:marTop w:val="0"/>
      <w:marBottom w:val="0"/>
      <w:divBdr>
        <w:top w:val="none" w:sz="0" w:space="0" w:color="auto"/>
        <w:left w:val="none" w:sz="0" w:space="0" w:color="auto"/>
        <w:bottom w:val="none" w:sz="0" w:space="0" w:color="auto"/>
        <w:right w:val="none" w:sz="0" w:space="0" w:color="auto"/>
      </w:divBdr>
    </w:div>
    <w:div w:id="895315359">
      <w:bodyDiv w:val="1"/>
      <w:marLeft w:val="0"/>
      <w:marRight w:val="0"/>
      <w:marTop w:val="0"/>
      <w:marBottom w:val="0"/>
      <w:divBdr>
        <w:top w:val="none" w:sz="0" w:space="0" w:color="auto"/>
        <w:left w:val="none" w:sz="0" w:space="0" w:color="auto"/>
        <w:bottom w:val="none" w:sz="0" w:space="0" w:color="auto"/>
        <w:right w:val="none" w:sz="0" w:space="0" w:color="auto"/>
      </w:divBdr>
    </w:div>
    <w:div w:id="980160230">
      <w:bodyDiv w:val="1"/>
      <w:marLeft w:val="0"/>
      <w:marRight w:val="0"/>
      <w:marTop w:val="0"/>
      <w:marBottom w:val="0"/>
      <w:divBdr>
        <w:top w:val="none" w:sz="0" w:space="0" w:color="auto"/>
        <w:left w:val="none" w:sz="0" w:space="0" w:color="auto"/>
        <w:bottom w:val="none" w:sz="0" w:space="0" w:color="auto"/>
        <w:right w:val="none" w:sz="0" w:space="0" w:color="auto"/>
      </w:divBdr>
    </w:div>
    <w:div w:id="1048914148">
      <w:bodyDiv w:val="1"/>
      <w:marLeft w:val="0"/>
      <w:marRight w:val="0"/>
      <w:marTop w:val="0"/>
      <w:marBottom w:val="0"/>
      <w:divBdr>
        <w:top w:val="none" w:sz="0" w:space="0" w:color="auto"/>
        <w:left w:val="none" w:sz="0" w:space="0" w:color="auto"/>
        <w:bottom w:val="none" w:sz="0" w:space="0" w:color="auto"/>
        <w:right w:val="none" w:sz="0" w:space="0" w:color="auto"/>
      </w:divBdr>
      <w:divsChild>
        <w:div w:id="727537928">
          <w:marLeft w:val="274"/>
          <w:marRight w:val="0"/>
          <w:marTop w:val="0"/>
          <w:marBottom w:val="0"/>
          <w:divBdr>
            <w:top w:val="none" w:sz="0" w:space="0" w:color="auto"/>
            <w:left w:val="none" w:sz="0" w:space="0" w:color="auto"/>
            <w:bottom w:val="none" w:sz="0" w:space="0" w:color="auto"/>
            <w:right w:val="none" w:sz="0" w:space="0" w:color="auto"/>
          </w:divBdr>
        </w:div>
        <w:div w:id="1982419859">
          <w:marLeft w:val="274"/>
          <w:marRight w:val="0"/>
          <w:marTop w:val="0"/>
          <w:marBottom w:val="0"/>
          <w:divBdr>
            <w:top w:val="none" w:sz="0" w:space="0" w:color="auto"/>
            <w:left w:val="none" w:sz="0" w:space="0" w:color="auto"/>
            <w:bottom w:val="none" w:sz="0" w:space="0" w:color="auto"/>
            <w:right w:val="none" w:sz="0" w:space="0" w:color="auto"/>
          </w:divBdr>
        </w:div>
      </w:divsChild>
    </w:div>
    <w:div w:id="1118528694">
      <w:bodyDiv w:val="1"/>
      <w:marLeft w:val="0"/>
      <w:marRight w:val="0"/>
      <w:marTop w:val="0"/>
      <w:marBottom w:val="0"/>
      <w:divBdr>
        <w:top w:val="none" w:sz="0" w:space="0" w:color="auto"/>
        <w:left w:val="none" w:sz="0" w:space="0" w:color="auto"/>
        <w:bottom w:val="none" w:sz="0" w:space="0" w:color="auto"/>
        <w:right w:val="none" w:sz="0" w:space="0" w:color="auto"/>
      </w:divBdr>
    </w:div>
    <w:div w:id="1288196807">
      <w:bodyDiv w:val="1"/>
      <w:marLeft w:val="0"/>
      <w:marRight w:val="0"/>
      <w:marTop w:val="0"/>
      <w:marBottom w:val="0"/>
      <w:divBdr>
        <w:top w:val="none" w:sz="0" w:space="0" w:color="auto"/>
        <w:left w:val="none" w:sz="0" w:space="0" w:color="auto"/>
        <w:bottom w:val="none" w:sz="0" w:space="0" w:color="auto"/>
        <w:right w:val="none" w:sz="0" w:space="0" w:color="auto"/>
      </w:divBdr>
    </w:div>
    <w:div w:id="1478451904">
      <w:bodyDiv w:val="1"/>
      <w:marLeft w:val="0"/>
      <w:marRight w:val="0"/>
      <w:marTop w:val="0"/>
      <w:marBottom w:val="0"/>
      <w:divBdr>
        <w:top w:val="none" w:sz="0" w:space="0" w:color="auto"/>
        <w:left w:val="none" w:sz="0" w:space="0" w:color="auto"/>
        <w:bottom w:val="none" w:sz="0" w:space="0" w:color="auto"/>
        <w:right w:val="none" w:sz="0" w:space="0" w:color="auto"/>
      </w:divBdr>
      <w:divsChild>
        <w:div w:id="110126852">
          <w:marLeft w:val="274"/>
          <w:marRight w:val="0"/>
          <w:marTop w:val="0"/>
          <w:marBottom w:val="0"/>
          <w:divBdr>
            <w:top w:val="none" w:sz="0" w:space="0" w:color="auto"/>
            <w:left w:val="none" w:sz="0" w:space="0" w:color="auto"/>
            <w:bottom w:val="none" w:sz="0" w:space="0" w:color="auto"/>
            <w:right w:val="none" w:sz="0" w:space="0" w:color="auto"/>
          </w:divBdr>
        </w:div>
        <w:div w:id="126706767">
          <w:marLeft w:val="274"/>
          <w:marRight w:val="0"/>
          <w:marTop w:val="0"/>
          <w:marBottom w:val="0"/>
          <w:divBdr>
            <w:top w:val="none" w:sz="0" w:space="0" w:color="auto"/>
            <w:left w:val="none" w:sz="0" w:space="0" w:color="auto"/>
            <w:bottom w:val="none" w:sz="0" w:space="0" w:color="auto"/>
            <w:right w:val="none" w:sz="0" w:space="0" w:color="auto"/>
          </w:divBdr>
        </w:div>
        <w:div w:id="651640238">
          <w:marLeft w:val="274"/>
          <w:marRight w:val="0"/>
          <w:marTop w:val="0"/>
          <w:marBottom w:val="0"/>
          <w:divBdr>
            <w:top w:val="none" w:sz="0" w:space="0" w:color="auto"/>
            <w:left w:val="none" w:sz="0" w:space="0" w:color="auto"/>
            <w:bottom w:val="none" w:sz="0" w:space="0" w:color="auto"/>
            <w:right w:val="none" w:sz="0" w:space="0" w:color="auto"/>
          </w:divBdr>
        </w:div>
        <w:div w:id="1082605788">
          <w:marLeft w:val="274"/>
          <w:marRight w:val="0"/>
          <w:marTop w:val="0"/>
          <w:marBottom w:val="0"/>
          <w:divBdr>
            <w:top w:val="none" w:sz="0" w:space="0" w:color="auto"/>
            <w:left w:val="none" w:sz="0" w:space="0" w:color="auto"/>
            <w:bottom w:val="none" w:sz="0" w:space="0" w:color="auto"/>
            <w:right w:val="none" w:sz="0" w:space="0" w:color="auto"/>
          </w:divBdr>
        </w:div>
      </w:divsChild>
    </w:div>
    <w:div w:id="1580481324">
      <w:bodyDiv w:val="1"/>
      <w:marLeft w:val="0"/>
      <w:marRight w:val="0"/>
      <w:marTop w:val="0"/>
      <w:marBottom w:val="0"/>
      <w:divBdr>
        <w:top w:val="none" w:sz="0" w:space="0" w:color="auto"/>
        <w:left w:val="none" w:sz="0" w:space="0" w:color="auto"/>
        <w:bottom w:val="none" w:sz="0" w:space="0" w:color="auto"/>
        <w:right w:val="none" w:sz="0" w:space="0" w:color="auto"/>
      </w:divBdr>
    </w:div>
    <w:div w:id="1589659493">
      <w:bodyDiv w:val="1"/>
      <w:marLeft w:val="0"/>
      <w:marRight w:val="0"/>
      <w:marTop w:val="0"/>
      <w:marBottom w:val="0"/>
      <w:divBdr>
        <w:top w:val="none" w:sz="0" w:space="0" w:color="auto"/>
        <w:left w:val="none" w:sz="0" w:space="0" w:color="auto"/>
        <w:bottom w:val="none" w:sz="0" w:space="0" w:color="auto"/>
        <w:right w:val="none" w:sz="0" w:space="0" w:color="auto"/>
      </w:divBdr>
    </w:div>
    <w:div w:id="1716151344">
      <w:bodyDiv w:val="1"/>
      <w:marLeft w:val="0"/>
      <w:marRight w:val="0"/>
      <w:marTop w:val="0"/>
      <w:marBottom w:val="0"/>
      <w:divBdr>
        <w:top w:val="none" w:sz="0" w:space="0" w:color="auto"/>
        <w:left w:val="none" w:sz="0" w:space="0" w:color="auto"/>
        <w:bottom w:val="none" w:sz="0" w:space="0" w:color="auto"/>
        <w:right w:val="none" w:sz="0" w:space="0" w:color="auto"/>
      </w:divBdr>
    </w:div>
    <w:div w:id="1799832224">
      <w:bodyDiv w:val="1"/>
      <w:marLeft w:val="0"/>
      <w:marRight w:val="0"/>
      <w:marTop w:val="0"/>
      <w:marBottom w:val="0"/>
      <w:divBdr>
        <w:top w:val="none" w:sz="0" w:space="0" w:color="auto"/>
        <w:left w:val="none" w:sz="0" w:space="0" w:color="auto"/>
        <w:bottom w:val="none" w:sz="0" w:space="0" w:color="auto"/>
        <w:right w:val="none" w:sz="0" w:space="0" w:color="auto"/>
      </w:divBdr>
      <w:divsChild>
        <w:div w:id="126171950">
          <w:marLeft w:val="547"/>
          <w:marRight w:val="0"/>
          <w:marTop w:val="0"/>
          <w:marBottom w:val="0"/>
          <w:divBdr>
            <w:top w:val="none" w:sz="0" w:space="0" w:color="auto"/>
            <w:left w:val="none" w:sz="0" w:space="0" w:color="auto"/>
            <w:bottom w:val="none" w:sz="0" w:space="0" w:color="auto"/>
            <w:right w:val="none" w:sz="0" w:space="0" w:color="auto"/>
          </w:divBdr>
        </w:div>
        <w:div w:id="1003433912">
          <w:marLeft w:val="547"/>
          <w:marRight w:val="0"/>
          <w:marTop w:val="0"/>
          <w:marBottom w:val="0"/>
          <w:divBdr>
            <w:top w:val="none" w:sz="0" w:space="0" w:color="auto"/>
            <w:left w:val="none" w:sz="0" w:space="0" w:color="auto"/>
            <w:bottom w:val="none" w:sz="0" w:space="0" w:color="auto"/>
            <w:right w:val="none" w:sz="0" w:space="0" w:color="auto"/>
          </w:divBdr>
        </w:div>
        <w:div w:id="1200050462">
          <w:marLeft w:val="547"/>
          <w:marRight w:val="0"/>
          <w:marTop w:val="0"/>
          <w:marBottom w:val="0"/>
          <w:divBdr>
            <w:top w:val="none" w:sz="0" w:space="0" w:color="auto"/>
            <w:left w:val="none" w:sz="0" w:space="0" w:color="auto"/>
            <w:bottom w:val="none" w:sz="0" w:space="0" w:color="auto"/>
            <w:right w:val="none" w:sz="0" w:space="0" w:color="auto"/>
          </w:divBdr>
        </w:div>
        <w:div w:id="1728917300">
          <w:marLeft w:val="547"/>
          <w:marRight w:val="0"/>
          <w:marTop w:val="0"/>
          <w:marBottom w:val="0"/>
          <w:divBdr>
            <w:top w:val="none" w:sz="0" w:space="0" w:color="auto"/>
            <w:left w:val="none" w:sz="0" w:space="0" w:color="auto"/>
            <w:bottom w:val="none" w:sz="0" w:space="0" w:color="auto"/>
            <w:right w:val="none" w:sz="0" w:space="0" w:color="auto"/>
          </w:divBdr>
        </w:div>
      </w:divsChild>
    </w:div>
    <w:div w:id="1823228890">
      <w:bodyDiv w:val="1"/>
      <w:marLeft w:val="0"/>
      <w:marRight w:val="0"/>
      <w:marTop w:val="0"/>
      <w:marBottom w:val="0"/>
      <w:divBdr>
        <w:top w:val="none" w:sz="0" w:space="0" w:color="auto"/>
        <w:left w:val="none" w:sz="0" w:space="0" w:color="auto"/>
        <w:bottom w:val="none" w:sz="0" w:space="0" w:color="auto"/>
        <w:right w:val="none" w:sz="0" w:space="0" w:color="auto"/>
      </w:divBdr>
    </w:div>
    <w:div w:id="1828084778">
      <w:bodyDiv w:val="1"/>
      <w:marLeft w:val="0"/>
      <w:marRight w:val="0"/>
      <w:marTop w:val="0"/>
      <w:marBottom w:val="0"/>
      <w:divBdr>
        <w:top w:val="none" w:sz="0" w:space="0" w:color="auto"/>
        <w:left w:val="none" w:sz="0" w:space="0" w:color="auto"/>
        <w:bottom w:val="none" w:sz="0" w:space="0" w:color="auto"/>
        <w:right w:val="none" w:sz="0" w:space="0" w:color="auto"/>
      </w:divBdr>
    </w:div>
    <w:div w:id="1910771525">
      <w:bodyDiv w:val="1"/>
      <w:marLeft w:val="0"/>
      <w:marRight w:val="0"/>
      <w:marTop w:val="0"/>
      <w:marBottom w:val="0"/>
      <w:divBdr>
        <w:top w:val="none" w:sz="0" w:space="0" w:color="auto"/>
        <w:left w:val="none" w:sz="0" w:space="0" w:color="auto"/>
        <w:bottom w:val="none" w:sz="0" w:space="0" w:color="auto"/>
        <w:right w:val="none" w:sz="0" w:space="0" w:color="auto"/>
      </w:divBdr>
    </w:div>
    <w:div w:id="1939678808">
      <w:bodyDiv w:val="1"/>
      <w:marLeft w:val="0"/>
      <w:marRight w:val="0"/>
      <w:marTop w:val="0"/>
      <w:marBottom w:val="0"/>
      <w:divBdr>
        <w:top w:val="none" w:sz="0" w:space="0" w:color="auto"/>
        <w:left w:val="none" w:sz="0" w:space="0" w:color="auto"/>
        <w:bottom w:val="none" w:sz="0" w:space="0" w:color="auto"/>
        <w:right w:val="none" w:sz="0" w:space="0" w:color="auto"/>
      </w:divBdr>
    </w:div>
    <w:div w:id="1947343931">
      <w:bodyDiv w:val="1"/>
      <w:marLeft w:val="0"/>
      <w:marRight w:val="0"/>
      <w:marTop w:val="0"/>
      <w:marBottom w:val="0"/>
      <w:divBdr>
        <w:top w:val="none" w:sz="0" w:space="0" w:color="auto"/>
        <w:left w:val="none" w:sz="0" w:space="0" w:color="auto"/>
        <w:bottom w:val="none" w:sz="0" w:space="0" w:color="auto"/>
        <w:right w:val="none" w:sz="0" w:space="0" w:color="auto"/>
      </w:divBdr>
      <w:divsChild>
        <w:div w:id="45645318">
          <w:marLeft w:val="274"/>
          <w:marRight w:val="0"/>
          <w:marTop w:val="0"/>
          <w:marBottom w:val="120"/>
          <w:divBdr>
            <w:top w:val="none" w:sz="0" w:space="0" w:color="auto"/>
            <w:left w:val="none" w:sz="0" w:space="0" w:color="auto"/>
            <w:bottom w:val="none" w:sz="0" w:space="0" w:color="auto"/>
            <w:right w:val="none" w:sz="0" w:space="0" w:color="auto"/>
          </w:divBdr>
        </w:div>
        <w:div w:id="354964714">
          <w:marLeft w:val="274"/>
          <w:marRight w:val="0"/>
          <w:marTop w:val="0"/>
          <w:marBottom w:val="120"/>
          <w:divBdr>
            <w:top w:val="none" w:sz="0" w:space="0" w:color="auto"/>
            <w:left w:val="none" w:sz="0" w:space="0" w:color="auto"/>
            <w:bottom w:val="none" w:sz="0" w:space="0" w:color="auto"/>
            <w:right w:val="none" w:sz="0" w:space="0" w:color="auto"/>
          </w:divBdr>
        </w:div>
        <w:div w:id="551238446">
          <w:marLeft w:val="734"/>
          <w:marRight w:val="0"/>
          <w:marTop w:val="0"/>
          <w:marBottom w:val="0"/>
          <w:divBdr>
            <w:top w:val="none" w:sz="0" w:space="0" w:color="auto"/>
            <w:left w:val="none" w:sz="0" w:space="0" w:color="auto"/>
            <w:bottom w:val="none" w:sz="0" w:space="0" w:color="auto"/>
            <w:right w:val="none" w:sz="0" w:space="0" w:color="auto"/>
          </w:divBdr>
        </w:div>
        <w:div w:id="605769590">
          <w:marLeft w:val="734"/>
          <w:marRight w:val="0"/>
          <w:marTop w:val="0"/>
          <w:marBottom w:val="0"/>
          <w:divBdr>
            <w:top w:val="none" w:sz="0" w:space="0" w:color="auto"/>
            <w:left w:val="none" w:sz="0" w:space="0" w:color="auto"/>
            <w:bottom w:val="none" w:sz="0" w:space="0" w:color="auto"/>
            <w:right w:val="none" w:sz="0" w:space="0" w:color="auto"/>
          </w:divBdr>
        </w:div>
        <w:div w:id="1353997831">
          <w:marLeft w:val="734"/>
          <w:marRight w:val="0"/>
          <w:marTop w:val="0"/>
          <w:marBottom w:val="0"/>
          <w:divBdr>
            <w:top w:val="none" w:sz="0" w:space="0" w:color="auto"/>
            <w:left w:val="none" w:sz="0" w:space="0" w:color="auto"/>
            <w:bottom w:val="none" w:sz="0" w:space="0" w:color="auto"/>
            <w:right w:val="none" w:sz="0" w:space="0" w:color="auto"/>
          </w:divBdr>
        </w:div>
        <w:div w:id="1634678628">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mandal@deloitte.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Deloitte">
  <a:themeElements>
    <a:clrScheme name="Deloitte">
      <a:dk1>
        <a:srgbClr val="000000"/>
      </a:dk1>
      <a:lt1>
        <a:srgbClr val="FFFFFF"/>
      </a:lt1>
      <a:dk2>
        <a:srgbClr val="002776"/>
      </a:dk2>
      <a:lt2>
        <a:srgbClr val="FFFFFF"/>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72C7E7"/>
      </a:folHlink>
    </a:clrScheme>
    <a:fontScheme name="Deloitte">
      <a:majorFont>
        <a:latin typeface="Times New Roman"/>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669C3-9810-4ADF-88E5-CE2FEFA3F375}">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328</TotalTime>
  <Pages>19</Pages>
  <Words>6176</Words>
  <Characters>35207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Deloitte Touche Tohmatsu Services, Inc.</Company>
  <LinksUpToDate>false</LinksUpToDate>
  <CharactersWithSpaces>41301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goenka</dc:creator>
  <cp:keywords/>
  <dc:description/>
  <cp:lastModifiedBy>Goel, Rajat</cp:lastModifiedBy>
  <cp:revision>48</cp:revision>
  <cp:lastPrinted>2026-02-04T07:33:00Z</cp:lastPrinted>
  <dcterms:created xsi:type="dcterms:W3CDTF">2025-01-20T09:44:00Z</dcterms:created>
  <dcterms:modified xsi:type="dcterms:W3CDTF">2026-05-08T12:19:00Z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2022-04-03T14:10:30Z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930fc647-85ad-4011-9eba-096926ef0b25</vt:lpwstr>
  </property>
  <property fmtid="{D5CDD505-2E9C-101B-9397-08002B2CF9AE}" pid="8" name="MSIP_Label_ea60d57e-af5b-4752-ac57-3e4f28ca11dc_ContentBits">
    <vt:lpwstr>0</vt:lpwstr>
  </property>
</Properties>
</file>